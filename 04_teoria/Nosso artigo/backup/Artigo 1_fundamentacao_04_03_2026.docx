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67B84E" w14:textId="1F3E6CA7" w:rsidR="00AC76E4" w:rsidRDefault="00AC76E4" w:rsidP="0051771D">
      <w:pPr>
        <w:pStyle w:val="SemEspaamento"/>
        <w:spacing w:line="360" w:lineRule="auto"/>
        <w:ind w:firstLine="851"/>
        <w:jc w:val="both"/>
        <w:rPr>
          <w:rFonts w:ascii="Times New Roman" w:hAnsi="Times New Roman" w:cs="Times New Roman"/>
          <w:sz w:val="24"/>
          <w:szCs w:val="24"/>
          <w:shd w:val="clear" w:color="auto" w:fill="FFFFFF"/>
        </w:rPr>
      </w:pPr>
    </w:p>
    <w:p w14:paraId="38DAF505" w14:textId="2093476E" w:rsidR="00E25D82" w:rsidRPr="00E25D82" w:rsidRDefault="00E25D82" w:rsidP="0051771D">
      <w:pPr>
        <w:pStyle w:val="SemEspaamento"/>
        <w:spacing w:line="360" w:lineRule="auto"/>
        <w:ind w:firstLine="851"/>
        <w:jc w:val="both"/>
        <w:rPr>
          <w:rFonts w:ascii="Times New Roman" w:hAnsi="Times New Roman" w:cs="Times New Roman"/>
          <w:b/>
          <w:bCs/>
          <w:sz w:val="24"/>
          <w:szCs w:val="24"/>
          <w:shd w:val="clear" w:color="auto" w:fill="FFFFFF"/>
        </w:rPr>
      </w:pPr>
      <w:r w:rsidRPr="00E25D82">
        <w:rPr>
          <w:rFonts w:ascii="Times New Roman" w:hAnsi="Times New Roman" w:cs="Times New Roman"/>
          <w:b/>
          <w:bCs/>
          <w:sz w:val="24"/>
          <w:szCs w:val="24"/>
          <w:shd w:val="clear" w:color="auto" w:fill="FFFFFF"/>
        </w:rPr>
        <w:t>Fundamentação teórica</w:t>
      </w:r>
    </w:p>
    <w:p w14:paraId="31475860" w14:textId="0DFC3AD5" w:rsidR="00195CE8" w:rsidRDefault="00195CE8" w:rsidP="00280274">
      <w:pPr>
        <w:pStyle w:val="SemEspaamento"/>
        <w:spacing w:line="360" w:lineRule="auto"/>
        <w:ind w:firstLine="851"/>
        <w:jc w:val="both"/>
        <w:rPr>
          <w:rFonts w:ascii="Times New Roman" w:hAnsi="Times New Roman" w:cs="Times New Roman"/>
          <w:sz w:val="24"/>
          <w:szCs w:val="24"/>
          <w:shd w:val="clear" w:color="auto" w:fill="FFFFFF"/>
        </w:rPr>
      </w:pPr>
      <w:r w:rsidRPr="00195CE8">
        <w:rPr>
          <w:rFonts w:ascii="Times New Roman" w:hAnsi="Times New Roman" w:cs="Times New Roman"/>
          <w:sz w:val="24"/>
          <w:szCs w:val="24"/>
          <w:shd w:val="clear" w:color="auto" w:fill="FFFFFF"/>
        </w:rPr>
        <w:t xml:space="preserve">O empreendedorismo muitas vezes é estudado apenas sob uma ótica de um ponto discreto no tempo e como um estado absorvente. Isto é, são estudos que analisam o antes e depois, consentindo a atividade empreendedora como um destino final. A principal implicação disto, é ignorar as transições subsequentes para outras ocupações </w:t>
      </w:r>
      <w:sdt>
        <w:sdtPr>
          <w:rPr>
            <w:rFonts w:ascii="Times New Roman" w:hAnsi="Times New Roman" w:cs="Times New Roman"/>
            <w:color w:val="000000"/>
            <w:sz w:val="24"/>
            <w:szCs w:val="24"/>
            <w:shd w:val="clear" w:color="auto" w:fill="FFFFFF"/>
          </w:rPr>
          <w:tag w:val="MENDELEY_CITATION_v3_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"/>
          <w:id w:val="-1569107654"/>
          <w:placeholder>
            <w:docPart w:val="DefaultPlaceholder_-1854013440"/>
          </w:placeholder>
        </w:sdtPr>
        <w:sdtEndPr/>
        <w:sdtContent>
          <w:r w:rsidR="00BD5B55" w:rsidRPr="00BD5B55">
            <w:rPr>
              <w:rFonts w:ascii="Times New Roman" w:hAnsi="Times New Roman" w:cs="Times New Roman"/>
              <w:color w:val="000000"/>
              <w:sz w:val="24"/>
              <w:szCs w:val="24"/>
              <w:shd w:val="clear" w:color="auto" w:fill="FFFFFF"/>
            </w:rPr>
            <w:t>(Burton et al., 2016)</w:t>
          </w:r>
        </w:sdtContent>
      </w:sdt>
      <w:r w:rsidR="00267F69">
        <w:rPr>
          <w:rFonts w:ascii="Times New Roman" w:hAnsi="Times New Roman" w:cs="Times New Roman"/>
          <w:sz w:val="24"/>
          <w:szCs w:val="24"/>
          <w:shd w:val="clear" w:color="auto" w:fill="FFFFFF"/>
        </w:rPr>
        <w:t>.</w:t>
      </w:r>
      <w:r w:rsidRPr="00195CE8">
        <w:rPr>
          <w:rFonts w:ascii="Times New Roman" w:hAnsi="Times New Roman" w:cs="Times New Roman"/>
          <w:sz w:val="24"/>
          <w:szCs w:val="24"/>
          <w:shd w:val="clear" w:color="auto" w:fill="FFFFFF"/>
        </w:rPr>
        <w:t>As transições estão inseridas em um contexto mais amplo que caracteriza uma trajetória ocupacional ou carreira</w:t>
      </w:r>
      <w:r w:rsidR="00AE1D3F">
        <w:rPr>
          <w:rFonts w:ascii="Times New Roman" w:hAnsi="Times New Roman" w:cs="Times New Roman"/>
          <w:sz w:val="24"/>
          <w:szCs w:val="24"/>
          <w:shd w:val="clear" w:color="auto" w:fill="FFFFFF"/>
        </w:rPr>
        <w:t xml:space="preserve"> </w:t>
      </w:r>
      <w:commentRangeStart w:id="0"/>
      <w:sdt>
        <w:sdtPr>
          <w:rPr>
            <w:rFonts w:ascii="Times New Roman" w:hAnsi="Times New Roman" w:cs="Times New Roman"/>
            <w:color w:val="000000"/>
            <w:sz w:val="24"/>
            <w:szCs w:val="24"/>
            <w:shd w:val="clear" w:color="auto" w:fill="FFFFFF"/>
          </w:rPr>
          <w:tag w:val="MENDELEY_CITATION_v3_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"/>
          <w:id w:val="-155466989"/>
          <w:placeholder>
            <w:docPart w:val="DefaultPlaceholder_-1854013440"/>
          </w:placeholder>
        </w:sdtPr>
        <w:sdtEndPr/>
        <w:sdtContent>
          <w:r w:rsidR="00BD5B55" w:rsidRPr="00BD5B55">
            <w:rPr>
              <w:rFonts w:ascii="Times New Roman" w:hAnsi="Times New Roman" w:cs="Times New Roman"/>
              <w:color w:val="000000"/>
              <w:sz w:val="24"/>
              <w:szCs w:val="24"/>
              <w:shd w:val="clear" w:color="auto" w:fill="FFFFFF"/>
            </w:rPr>
            <w:t>(Elder Jr, 2</w:t>
          </w:r>
          <w:r w:rsidR="00B7316B">
            <w:rPr>
              <w:rFonts w:ascii="Times New Roman" w:hAnsi="Times New Roman" w:cs="Times New Roman"/>
              <w:color w:val="000000"/>
              <w:sz w:val="24"/>
              <w:szCs w:val="24"/>
              <w:shd w:val="clear" w:color="auto" w:fill="FFFFFF"/>
            </w:rPr>
            <w:t>0</w:t>
          </w:r>
          <w:r w:rsidR="00BD5B55" w:rsidRPr="00BD5B55">
            <w:rPr>
              <w:rFonts w:ascii="Times New Roman" w:hAnsi="Times New Roman" w:cs="Times New Roman"/>
              <w:color w:val="000000"/>
              <w:sz w:val="24"/>
              <w:szCs w:val="24"/>
              <w:shd w:val="clear" w:color="auto" w:fill="FFFFFF"/>
            </w:rPr>
            <w:t>03)</w:t>
          </w:r>
        </w:sdtContent>
      </w:sdt>
      <w:commentRangeEnd w:id="0"/>
      <w:r w:rsidR="000924F8">
        <w:rPr>
          <w:rStyle w:val="Refdecomentrio"/>
          <w:kern w:val="0"/>
          <w14:ligatures w14:val="none"/>
        </w:rPr>
        <w:commentReference w:id="0"/>
      </w:r>
      <w:r w:rsidR="005D4DE3">
        <w:rPr>
          <w:rFonts w:ascii="Times New Roman" w:hAnsi="Times New Roman" w:cs="Times New Roman"/>
          <w:sz w:val="24"/>
          <w:szCs w:val="24"/>
          <w:shd w:val="clear" w:color="auto" w:fill="FFFFFF"/>
        </w:rPr>
        <w:t>.</w:t>
      </w:r>
      <w:r w:rsidR="00EC0F86">
        <w:rPr>
          <w:rFonts w:ascii="Times New Roman" w:hAnsi="Times New Roman" w:cs="Times New Roman"/>
          <w:sz w:val="24"/>
          <w:szCs w:val="24"/>
          <w:shd w:val="clear" w:color="auto" w:fill="FFFFFF"/>
        </w:rPr>
        <w:t>A realidade indica que muitas pessoas vivem o empreendedorismo como um período ou fase da sua carreira</w:t>
      </w:r>
      <w:r w:rsidR="00AE1D3F">
        <w:rPr>
          <w:rFonts w:ascii="Times New Roman" w:hAnsi="Times New Roman" w:cs="Times New Roman"/>
          <w:sz w:val="24"/>
          <w:szCs w:val="24"/>
          <w:shd w:val="clear" w:color="auto" w:fill="FFFFFF"/>
        </w:rPr>
        <w:t xml:space="preserve"> </w:t>
      </w:r>
      <w:sdt>
        <w:sdtPr>
          <w:rPr>
            <w:rFonts w:ascii="Times New Roman" w:hAnsi="Times New Roman" w:cs="Times New Roman"/>
            <w:color w:val="000000"/>
            <w:sz w:val="24"/>
            <w:szCs w:val="24"/>
            <w:shd w:val="clear" w:color="auto" w:fill="FFFFFF"/>
          </w:rPr>
          <w:tag w:val="MENDELEY_CITATION_v3_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"/>
          <w:id w:val="-1878689486"/>
          <w:placeholder>
            <w:docPart w:val="DefaultPlaceholder_-1854013440"/>
          </w:placeholder>
        </w:sdtPr>
        <w:sdtEndPr/>
        <w:sdtContent>
          <w:r w:rsidR="00BD5B55" w:rsidRPr="00BD5B55">
            <w:rPr>
              <w:rFonts w:ascii="Times New Roman" w:hAnsi="Times New Roman" w:cs="Times New Roman"/>
              <w:color w:val="000000"/>
              <w:sz w:val="24"/>
              <w:szCs w:val="24"/>
              <w:shd w:val="clear" w:color="auto" w:fill="FFFFFF"/>
            </w:rPr>
            <w:t>(Burton et al., 2016)</w:t>
          </w:r>
        </w:sdtContent>
      </w:sdt>
      <w:r w:rsidR="00EC0F86">
        <w:rPr>
          <w:rFonts w:ascii="Times New Roman" w:hAnsi="Times New Roman" w:cs="Times New Roman"/>
          <w:sz w:val="24"/>
          <w:szCs w:val="24"/>
          <w:shd w:val="clear" w:color="auto" w:fill="FFFFFF"/>
        </w:rPr>
        <w:t>.</w:t>
      </w:r>
      <w:r w:rsidR="00AE1D3F">
        <w:rPr>
          <w:rFonts w:ascii="Times New Roman" w:hAnsi="Times New Roman" w:cs="Times New Roman"/>
          <w:sz w:val="24"/>
          <w:szCs w:val="24"/>
          <w:shd w:val="clear" w:color="auto" w:fill="FFFFFF"/>
        </w:rPr>
        <w:t xml:space="preserve"> </w:t>
      </w:r>
    </w:p>
    <w:p w14:paraId="2A14D131" w14:textId="12C6C2F3" w:rsidR="00857614" w:rsidRDefault="00857614" w:rsidP="00280274">
      <w:pPr>
        <w:pStyle w:val="SemEspaamento"/>
        <w:spacing w:line="360" w:lineRule="auto"/>
        <w:ind w:firstLine="851"/>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Há duas grandes vantagens da adoção da perspectiva longitudinal no estudo do empreendedorismo. Primeiro, observar a duração, permitindo </w:t>
      </w:r>
      <w:r w:rsidR="009F3FD6">
        <w:rPr>
          <w:rFonts w:ascii="Times New Roman" w:hAnsi="Times New Roman" w:cs="Times New Roman"/>
          <w:sz w:val="24"/>
          <w:szCs w:val="24"/>
          <w:shd w:val="clear" w:color="auto" w:fill="FFFFFF"/>
        </w:rPr>
        <w:t>analisar quando se trata de uma nova fase de</w:t>
      </w:r>
      <w:r>
        <w:rPr>
          <w:rFonts w:ascii="Times New Roman" w:hAnsi="Times New Roman" w:cs="Times New Roman"/>
          <w:sz w:val="24"/>
          <w:szCs w:val="24"/>
          <w:shd w:val="clear" w:color="auto" w:fill="FFFFFF"/>
        </w:rPr>
        <w:t xml:space="preserve"> carreira ou apenas um breve experimento.</w:t>
      </w:r>
      <w:r w:rsidR="009F3FD6">
        <w:rPr>
          <w:rFonts w:ascii="Times New Roman" w:hAnsi="Times New Roman" w:cs="Times New Roman"/>
          <w:sz w:val="24"/>
          <w:szCs w:val="24"/>
          <w:shd w:val="clear" w:color="auto" w:fill="FFFFFF"/>
        </w:rPr>
        <w:t xml:space="preserve"> E segundo, observar a posterior</w:t>
      </w:r>
      <w:r w:rsidR="00AF18C1">
        <w:rPr>
          <w:rFonts w:ascii="Times New Roman" w:hAnsi="Times New Roman" w:cs="Times New Roman"/>
          <w:sz w:val="24"/>
          <w:szCs w:val="24"/>
          <w:shd w:val="clear" w:color="auto" w:fill="FFFFFF"/>
        </w:rPr>
        <w:t>,</w:t>
      </w:r>
      <w:r w:rsidR="009F3FD6">
        <w:rPr>
          <w:rFonts w:ascii="Times New Roman" w:hAnsi="Times New Roman" w:cs="Times New Roman"/>
          <w:sz w:val="24"/>
          <w:szCs w:val="24"/>
          <w:shd w:val="clear" w:color="auto" w:fill="FFFFFF"/>
        </w:rPr>
        <w:t xml:space="preserve"> características de subgrupos de trajetórias ocupacionais. Dest</w:t>
      </w:r>
      <w:r w:rsidR="007E6B78">
        <w:rPr>
          <w:rFonts w:ascii="Times New Roman" w:hAnsi="Times New Roman" w:cs="Times New Roman"/>
          <w:sz w:val="24"/>
          <w:szCs w:val="24"/>
          <w:shd w:val="clear" w:color="auto" w:fill="FFFFFF"/>
        </w:rPr>
        <w:t>a</w:t>
      </w:r>
      <w:r w:rsidR="009F3FD6">
        <w:rPr>
          <w:rFonts w:ascii="Times New Roman" w:hAnsi="Times New Roman" w:cs="Times New Roman"/>
          <w:sz w:val="24"/>
          <w:szCs w:val="24"/>
          <w:shd w:val="clear" w:color="auto" w:fill="FFFFFF"/>
        </w:rPr>
        <w:t xml:space="preserve"> forma, é possível identificar diferentes padrões de engajamento na atividade empreendedora </w:t>
      </w:r>
      <w:sdt>
        <w:sdtPr>
          <w:rPr>
            <w:rFonts w:ascii="Times New Roman" w:hAnsi="Times New Roman" w:cs="Times New Roman"/>
            <w:color w:val="000000"/>
            <w:sz w:val="24"/>
            <w:szCs w:val="24"/>
            <w:shd w:val="clear" w:color="auto" w:fill="FFFFFF"/>
          </w:rPr>
          <w:tag w:val="MENDELEY_CITATION_v3_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"/>
          <w:id w:val="153262865"/>
          <w:placeholder>
            <w:docPart w:val="DefaultPlaceholder_-1854013440"/>
          </w:placeholder>
        </w:sdtPr>
        <w:sdtEndPr/>
        <w:sdtContent>
          <w:r w:rsidR="000924F8" w:rsidRPr="000924F8">
            <w:rPr>
              <w:rFonts w:ascii="Times New Roman" w:eastAsia="Times New Roman" w:hAnsi="Times New Roman" w:cs="Times New Roman"/>
              <w:color w:val="000000"/>
              <w:sz w:val="24"/>
            </w:rPr>
            <w:t>(</w:t>
          </w:r>
          <w:proofErr w:type="spellStart"/>
          <w:r w:rsidR="000924F8" w:rsidRPr="000924F8">
            <w:rPr>
              <w:rFonts w:ascii="Times New Roman" w:eastAsia="Times New Roman" w:hAnsi="Times New Roman" w:cs="Times New Roman"/>
              <w:color w:val="000000"/>
              <w:sz w:val="24"/>
            </w:rPr>
            <w:t>Kwon</w:t>
          </w:r>
          <w:proofErr w:type="spellEnd"/>
          <w:r w:rsidR="000924F8" w:rsidRPr="000924F8">
            <w:rPr>
              <w:rFonts w:ascii="Times New Roman" w:eastAsia="Times New Roman" w:hAnsi="Times New Roman" w:cs="Times New Roman"/>
              <w:color w:val="000000"/>
              <w:sz w:val="24"/>
            </w:rPr>
            <w:t xml:space="preserve"> &amp; Wang, 2025)</w:t>
          </w:r>
        </w:sdtContent>
      </w:sdt>
      <w:r w:rsidR="00BD5B55">
        <w:rPr>
          <w:rFonts w:ascii="Times New Roman" w:hAnsi="Times New Roman" w:cs="Times New Roman"/>
          <w:sz w:val="24"/>
          <w:szCs w:val="24"/>
          <w:shd w:val="clear" w:color="auto" w:fill="FFFFFF"/>
        </w:rPr>
        <w:t>.</w:t>
      </w:r>
    </w:p>
    <w:p w14:paraId="12417CCC" w14:textId="0D1A1B86" w:rsidR="00280274" w:rsidRPr="00377A93" w:rsidDel="00082A9C" w:rsidRDefault="00414388" w:rsidP="00280274">
      <w:pPr>
        <w:pStyle w:val="SemEspaamento"/>
        <w:spacing w:line="360" w:lineRule="auto"/>
        <w:ind w:firstLine="851"/>
        <w:jc w:val="both"/>
        <w:rPr>
          <w:del w:id="1" w:author="Alef Santos" w:date="2026-03-04T13:09:00Z"/>
          <w:rFonts w:ascii="Times New Roman" w:hAnsi="Times New Roman" w:cs="Times New Roman"/>
          <w:sz w:val="24"/>
          <w:szCs w:val="24"/>
        </w:rPr>
      </w:pPr>
      <w:commentRangeStart w:id="2"/>
      <w:del w:id="3" w:author="Alef Santos" w:date="2026-03-04T13:09:00Z">
        <w:r w:rsidDel="00082A9C">
          <w:rPr>
            <w:rFonts w:ascii="Times New Roman" w:hAnsi="Times New Roman" w:cs="Times New Roman"/>
            <w:sz w:val="24"/>
            <w:szCs w:val="24"/>
          </w:rPr>
          <w:delText>O</w:delText>
        </w:r>
        <w:r w:rsidR="00280274" w:rsidRPr="00377A93" w:rsidDel="00082A9C">
          <w:rPr>
            <w:rFonts w:ascii="Times New Roman" w:hAnsi="Times New Roman" w:cs="Times New Roman"/>
            <w:sz w:val="24"/>
            <w:szCs w:val="24"/>
          </w:rPr>
          <w:delText xml:space="preserve"> trabalh</w:delText>
        </w:r>
        <w:r w:rsidR="00A5560F" w:rsidDel="00082A9C">
          <w:rPr>
            <w:rFonts w:ascii="Times New Roman" w:hAnsi="Times New Roman" w:cs="Times New Roman"/>
            <w:sz w:val="24"/>
            <w:szCs w:val="24"/>
          </w:rPr>
          <w:delText>o</w:delText>
        </w:r>
        <w:r w:rsidR="00280274" w:rsidRPr="00377A93" w:rsidDel="00082A9C">
          <w:rPr>
            <w:rFonts w:ascii="Times New Roman" w:hAnsi="Times New Roman" w:cs="Times New Roman"/>
            <w:sz w:val="24"/>
            <w:szCs w:val="24"/>
          </w:rPr>
          <w:delText xml:space="preserve"> por conta própria (TCP) é </w:delText>
        </w:r>
        <w:r w:rsidDel="00082A9C">
          <w:rPr>
            <w:rFonts w:ascii="Times New Roman" w:hAnsi="Times New Roman" w:cs="Times New Roman"/>
            <w:sz w:val="24"/>
            <w:szCs w:val="24"/>
          </w:rPr>
          <w:delText xml:space="preserve">um perfil profissional caracterizado </w:delText>
        </w:r>
        <w:r w:rsidR="00280274" w:rsidRPr="00377A93" w:rsidDel="00082A9C">
          <w:rPr>
            <w:rFonts w:ascii="Times New Roman" w:hAnsi="Times New Roman" w:cs="Times New Roman"/>
            <w:sz w:val="24"/>
            <w:szCs w:val="24"/>
          </w:rPr>
          <w:delText xml:space="preserve">pela </w:delText>
        </w:r>
        <w:r w:rsidDel="00082A9C">
          <w:rPr>
            <w:rFonts w:ascii="Times New Roman" w:hAnsi="Times New Roman" w:cs="Times New Roman"/>
            <w:sz w:val="24"/>
            <w:szCs w:val="24"/>
          </w:rPr>
          <w:delText xml:space="preserve">complexidade e </w:delText>
        </w:r>
        <w:r w:rsidR="00280274" w:rsidRPr="00377A93" w:rsidDel="00082A9C">
          <w:rPr>
            <w:rFonts w:ascii="Times New Roman" w:hAnsi="Times New Roman" w:cs="Times New Roman"/>
            <w:sz w:val="24"/>
            <w:szCs w:val="24"/>
          </w:rPr>
          <w:delText xml:space="preserve">heterogeneidade </w:delText>
        </w:r>
      </w:del>
      <w:customXmlDelRangeStart w:id="4" w:author="Alef Santos" w:date="2026-03-04T13:09:00Z"/>
      <w:sdt>
        <w:sdtPr>
          <w:rPr>
            <w:rFonts w:ascii="Times New Roman" w:hAnsi="Times New Roman" w:cs="Times New Roman"/>
            <w:color w:val="000000"/>
            <w:sz w:val="24"/>
            <w:szCs w:val="24"/>
          </w:rPr>
          <w:tag w:val="MENDELEY_CITATION_v3_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"/>
          <w:id w:val="2048798076"/>
          <w:placeholder>
            <w:docPart w:val="86D57911046D4BE59D3C04BABE23BE18"/>
          </w:placeholder>
        </w:sdtPr>
        <w:sdtEndPr/>
        <w:sdtContent>
          <w:customXmlDelRangeEnd w:id="4"/>
          <w:del w:id="5" w:author="Alef Santos" w:date="2026-03-04T13:09:00Z">
            <w:r w:rsidR="00BD5B55" w:rsidRPr="00BD5B55" w:rsidDel="00082A9C">
              <w:rPr>
                <w:rFonts w:ascii="Times New Roman" w:eastAsia="Times New Roman" w:hAnsi="Times New Roman" w:cs="Times New Roman"/>
                <w:color w:val="000000"/>
                <w:sz w:val="24"/>
              </w:rPr>
              <w:delText>(Cohen, 2025)</w:delText>
            </w:r>
          </w:del>
          <w:customXmlDelRangeStart w:id="6" w:author="Alef Santos" w:date="2026-03-04T13:09:00Z"/>
        </w:sdtContent>
      </w:sdt>
      <w:customXmlDelRangeEnd w:id="6"/>
      <w:del w:id="7" w:author="Alef Santos" w:date="2026-03-04T13:09:00Z">
        <w:r w:rsidR="003E2830" w:rsidDel="00082A9C">
          <w:rPr>
            <w:rFonts w:ascii="Times New Roman" w:hAnsi="Times New Roman" w:cs="Times New Roman"/>
            <w:sz w:val="24"/>
            <w:szCs w:val="24"/>
          </w:rPr>
          <w:delText xml:space="preserve">. Dada estas características, </w:delText>
        </w:r>
        <w:r w:rsidR="006340CA" w:rsidDel="00082A9C">
          <w:rPr>
            <w:rFonts w:ascii="Times New Roman" w:hAnsi="Times New Roman" w:cs="Times New Roman"/>
            <w:sz w:val="24"/>
            <w:szCs w:val="24"/>
          </w:rPr>
          <w:delText xml:space="preserve">pesquisadores </w:delText>
        </w:r>
        <w:r w:rsidR="007C71C2" w:rsidDel="00082A9C">
          <w:rPr>
            <w:rFonts w:ascii="Times New Roman" w:hAnsi="Times New Roman" w:cs="Times New Roman"/>
            <w:sz w:val="24"/>
            <w:szCs w:val="24"/>
          </w:rPr>
          <w:delText>desenvolveram</w:delText>
        </w:r>
        <w:r w:rsidR="003E2830" w:rsidDel="00082A9C">
          <w:rPr>
            <w:rFonts w:ascii="Times New Roman" w:hAnsi="Times New Roman" w:cs="Times New Roman"/>
            <w:sz w:val="24"/>
            <w:szCs w:val="24"/>
          </w:rPr>
          <w:delText xml:space="preserve"> </w:delText>
        </w:r>
        <w:r w:rsidR="006340CA" w:rsidDel="00082A9C">
          <w:rPr>
            <w:rFonts w:ascii="Times New Roman" w:hAnsi="Times New Roman" w:cs="Times New Roman"/>
            <w:sz w:val="24"/>
            <w:szCs w:val="24"/>
          </w:rPr>
          <w:delText xml:space="preserve">tipologias </w:delText>
        </w:r>
        <w:r w:rsidR="007C71C2" w:rsidDel="00082A9C">
          <w:rPr>
            <w:rFonts w:ascii="Times New Roman" w:hAnsi="Times New Roman" w:cs="Times New Roman"/>
            <w:sz w:val="24"/>
            <w:szCs w:val="24"/>
          </w:rPr>
          <w:delText xml:space="preserve">do TCP </w:delText>
        </w:r>
        <w:r w:rsidR="003E2830" w:rsidDel="00082A9C">
          <w:rPr>
            <w:rFonts w:ascii="Times New Roman" w:hAnsi="Times New Roman" w:cs="Times New Roman"/>
            <w:sz w:val="24"/>
            <w:szCs w:val="24"/>
          </w:rPr>
          <w:delText xml:space="preserve">a fim </w:delText>
        </w:r>
        <w:r w:rsidR="007C71C2" w:rsidDel="00082A9C">
          <w:rPr>
            <w:rFonts w:ascii="Times New Roman" w:hAnsi="Times New Roman" w:cs="Times New Roman"/>
            <w:sz w:val="24"/>
            <w:szCs w:val="24"/>
          </w:rPr>
          <w:delText xml:space="preserve">gerar maior compreensão a partir de </w:delText>
        </w:r>
        <w:r w:rsidR="0083787A" w:rsidDel="00082A9C">
          <w:rPr>
            <w:rFonts w:ascii="Times New Roman" w:hAnsi="Times New Roman" w:cs="Times New Roman"/>
            <w:sz w:val="24"/>
            <w:szCs w:val="24"/>
          </w:rPr>
          <w:delText>categorias</w:delText>
        </w:r>
        <w:r w:rsidR="007C71C2" w:rsidDel="00082A9C">
          <w:rPr>
            <w:rFonts w:ascii="Times New Roman" w:hAnsi="Times New Roman" w:cs="Times New Roman"/>
            <w:sz w:val="24"/>
            <w:szCs w:val="24"/>
          </w:rPr>
          <w:delText xml:space="preserve"> relativamente homogêne</w:delText>
        </w:r>
        <w:r w:rsidR="0083787A" w:rsidDel="00082A9C">
          <w:rPr>
            <w:rFonts w:ascii="Times New Roman" w:hAnsi="Times New Roman" w:cs="Times New Roman"/>
            <w:sz w:val="24"/>
            <w:szCs w:val="24"/>
          </w:rPr>
          <w:delText>as</w:delText>
        </w:r>
        <w:r w:rsidR="00125955" w:rsidDel="00082A9C">
          <w:rPr>
            <w:rFonts w:ascii="Times New Roman" w:hAnsi="Times New Roman" w:cs="Times New Roman"/>
            <w:sz w:val="24"/>
            <w:szCs w:val="24"/>
          </w:rPr>
          <w:delText xml:space="preserve">. </w:delText>
        </w:r>
        <w:r w:rsidR="006340CA" w:rsidDel="00082A9C">
          <w:rPr>
            <w:rFonts w:ascii="Times New Roman" w:hAnsi="Times New Roman" w:cs="Times New Roman"/>
            <w:sz w:val="24"/>
            <w:szCs w:val="24"/>
          </w:rPr>
          <w:delText xml:space="preserve">Diversos </w:delText>
        </w:r>
        <w:r w:rsidR="007C71C2" w:rsidDel="00082A9C">
          <w:rPr>
            <w:rFonts w:ascii="Times New Roman" w:hAnsi="Times New Roman" w:cs="Times New Roman"/>
            <w:sz w:val="24"/>
            <w:szCs w:val="24"/>
          </w:rPr>
          <w:delText xml:space="preserve">critérios foram utilizados para determinar </w:delText>
        </w:r>
        <w:r w:rsidR="006340CA" w:rsidDel="00082A9C">
          <w:rPr>
            <w:rFonts w:ascii="Times New Roman" w:hAnsi="Times New Roman" w:cs="Times New Roman"/>
            <w:sz w:val="24"/>
            <w:szCs w:val="24"/>
          </w:rPr>
          <w:delText>t</w:delText>
        </w:r>
        <w:r w:rsidR="00280274" w:rsidRPr="00377A93" w:rsidDel="00082A9C">
          <w:rPr>
            <w:rFonts w:ascii="Times New Roman" w:hAnsi="Times New Roman" w:cs="Times New Roman"/>
            <w:sz w:val="24"/>
            <w:szCs w:val="24"/>
          </w:rPr>
          <w:delText xml:space="preserve">ipos de </w:delText>
        </w:r>
        <w:r w:rsidR="006340CA" w:rsidDel="00082A9C">
          <w:rPr>
            <w:rFonts w:ascii="Times New Roman" w:hAnsi="Times New Roman" w:cs="Times New Roman"/>
            <w:sz w:val="24"/>
            <w:szCs w:val="24"/>
          </w:rPr>
          <w:delText>TCP</w:delText>
        </w:r>
        <w:r w:rsidR="007C71C2" w:rsidDel="00082A9C">
          <w:rPr>
            <w:rFonts w:ascii="Times New Roman" w:hAnsi="Times New Roman" w:cs="Times New Roman"/>
            <w:sz w:val="24"/>
            <w:szCs w:val="24"/>
          </w:rPr>
          <w:delText xml:space="preserve">, como </w:delText>
        </w:r>
        <w:r w:rsidR="00280274" w:rsidRPr="00377A93" w:rsidDel="00082A9C">
          <w:rPr>
            <w:rFonts w:ascii="Times New Roman" w:hAnsi="Times New Roman" w:cs="Times New Roman"/>
            <w:sz w:val="24"/>
            <w:szCs w:val="24"/>
          </w:rPr>
          <w:delText xml:space="preserve">impacto e o engajamento </w:delText>
        </w:r>
      </w:del>
      <w:customXmlDelRangeStart w:id="8" w:author="Alef Santos" w:date="2026-03-04T13:09:00Z"/>
      <w:sdt>
        <w:sdtPr>
          <w:rPr>
            <w:rFonts w:ascii="Times New Roman" w:hAnsi="Times New Roman" w:cs="Times New Roman"/>
            <w:color w:val="000000"/>
            <w:sz w:val="24"/>
            <w:szCs w:val="24"/>
          </w:rPr>
          <w:tag w:val="MENDELEY_CITATION_v3_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"/>
          <w:id w:val="-1475904172"/>
          <w:placeholder>
            <w:docPart w:val="86D57911046D4BE59D3C04BABE23BE18"/>
          </w:placeholder>
        </w:sdtPr>
        <w:sdtEndPr/>
        <w:sdtContent>
          <w:customXmlDelRangeEnd w:id="8"/>
          <w:del w:id="9" w:author="Alef Santos" w:date="2026-03-04T13:09:00Z">
            <w:r w:rsidR="00BD5B55" w:rsidRPr="00BD5B55" w:rsidDel="00082A9C">
              <w:rPr>
                <w:rFonts w:ascii="Times New Roman" w:eastAsia="Times New Roman" w:hAnsi="Times New Roman" w:cs="Times New Roman"/>
                <w:color w:val="000000"/>
                <w:sz w:val="24"/>
              </w:rPr>
              <w:delText>(Carvalho &amp; Borges, 2025)</w:delText>
            </w:r>
          </w:del>
          <w:customXmlDelRangeStart w:id="10" w:author="Alef Santos" w:date="2026-03-04T13:09:00Z"/>
        </w:sdtContent>
      </w:sdt>
      <w:customXmlDelRangeEnd w:id="10"/>
      <w:del w:id="11" w:author="Alef Santos" w:date="2026-03-04T13:09:00Z">
        <w:r w:rsidR="00280274" w:rsidRPr="00377A93" w:rsidDel="00082A9C">
          <w:rPr>
            <w:rFonts w:ascii="Times New Roman" w:hAnsi="Times New Roman" w:cs="Times New Roman"/>
            <w:sz w:val="24"/>
            <w:szCs w:val="24"/>
          </w:rPr>
          <w:delText xml:space="preserve">, motivação </w:delText>
        </w:r>
      </w:del>
      <w:customXmlDelRangeStart w:id="12" w:author="Alef Santos" w:date="2026-03-04T13:09:00Z"/>
      <w:sdt>
        <w:sdtPr>
          <w:rPr>
            <w:rFonts w:ascii="Times New Roman" w:hAnsi="Times New Roman" w:cs="Times New Roman"/>
            <w:color w:val="000000"/>
            <w:sz w:val="24"/>
            <w:szCs w:val="24"/>
          </w:rPr>
          <w:tag w:val="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"/>
          <w:id w:val="1014266747"/>
          <w:placeholder>
            <w:docPart w:val="86D57911046D4BE59D3C04BABE23BE18"/>
          </w:placeholder>
        </w:sdtPr>
        <w:sdtEndPr/>
        <w:sdtContent>
          <w:customXmlDelRangeEnd w:id="12"/>
          <w:del w:id="13" w:author="Alef Santos" w:date="2026-03-04T13:09:00Z">
            <w:r w:rsidR="00BD5B55" w:rsidRPr="00BD5B55" w:rsidDel="00082A9C">
              <w:rPr>
                <w:rFonts w:ascii="Times New Roman" w:eastAsia="Times New Roman" w:hAnsi="Times New Roman" w:cs="Times New Roman"/>
                <w:color w:val="000000"/>
                <w:sz w:val="24"/>
              </w:rPr>
              <w:delText>(Acs, 2006; Block &amp; Wagner, 2010; Fairlie &amp; Fossen, 2018)</w:delText>
            </w:r>
          </w:del>
          <w:customXmlDelRangeStart w:id="14" w:author="Alef Santos" w:date="2026-03-04T13:09:00Z"/>
        </w:sdtContent>
      </w:sdt>
      <w:customXmlDelRangeEnd w:id="14"/>
      <w:del w:id="15" w:author="Alef Santos" w:date="2026-03-04T13:09:00Z">
        <w:r w:rsidR="00280274" w:rsidRPr="00377A93" w:rsidDel="00082A9C">
          <w:rPr>
            <w:rFonts w:ascii="Times New Roman" w:hAnsi="Times New Roman" w:cs="Times New Roman"/>
            <w:sz w:val="24"/>
            <w:szCs w:val="24"/>
          </w:rPr>
          <w:delText xml:space="preserve">, inovação/criatividade </w:delText>
        </w:r>
      </w:del>
      <w:customXmlDelRangeStart w:id="16" w:author="Alef Santos" w:date="2026-03-04T13:09:00Z"/>
      <w:sdt>
        <w:sdtPr>
          <w:rPr>
            <w:rFonts w:ascii="Times New Roman" w:hAnsi="Times New Roman" w:cs="Times New Roman"/>
            <w:color w:val="000000"/>
            <w:sz w:val="24"/>
            <w:szCs w:val="24"/>
          </w:rPr>
          <w:tag w:val="MENDELEY_CITATION_v3_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"/>
          <w:id w:val="-1734770818"/>
          <w:placeholder>
            <w:docPart w:val="86D57911046D4BE59D3C04BABE23BE18"/>
          </w:placeholder>
        </w:sdtPr>
        <w:sdtEndPr/>
        <w:sdtContent>
          <w:customXmlDelRangeEnd w:id="16"/>
          <w:del w:id="17" w:author="Alef Santos" w:date="2026-03-04T13:09:00Z">
            <w:r w:rsidR="00BD5B55" w:rsidRPr="00BD5B55" w:rsidDel="00082A9C">
              <w:rPr>
                <w:rFonts w:ascii="Times New Roman" w:eastAsia="Times New Roman" w:hAnsi="Times New Roman" w:cs="Times New Roman"/>
                <w:color w:val="000000"/>
                <w:sz w:val="24"/>
              </w:rPr>
              <w:delText>(Romero &amp; Martínez-Román, 2012)</w:delText>
            </w:r>
          </w:del>
          <w:customXmlDelRangeStart w:id="18" w:author="Alef Santos" w:date="2026-03-04T13:09:00Z"/>
        </w:sdtContent>
      </w:sdt>
      <w:customXmlDelRangeEnd w:id="18"/>
      <w:del w:id="19" w:author="Alef Santos" w:date="2026-03-04T13:09:00Z">
        <w:r w:rsidR="00280274" w:rsidRPr="00377A93" w:rsidDel="00082A9C">
          <w:rPr>
            <w:rFonts w:ascii="Times New Roman" w:hAnsi="Times New Roman" w:cs="Times New Roman"/>
            <w:sz w:val="24"/>
            <w:szCs w:val="24"/>
          </w:rPr>
          <w:delText xml:space="preserve">.  </w:delText>
        </w:r>
        <w:commentRangeEnd w:id="2"/>
        <w:r w:rsidR="00127B5E" w:rsidDel="00082A9C">
          <w:rPr>
            <w:rStyle w:val="Refdecomentrio"/>
            <w:kern w:val="0"/>
            <w14:ligatures w14:val="none"/>
          </w:rPr>
          <w:commentReference w:id="2"/>
        </w:r>
      </w:del>
    </w:p>
    <w:p w14:paraId="755D57CD" w14:textId="62DFD8E8" w:rsidR="00280274" w:rsidRPr="00377A93" w:rsidRDefault="00171FD2" w:rsidP="00280274">
      <w:pPr>
        <w:pStyle w:val="SemEspaamento"/>
        <w:spacing w:line="360" w:lineRule="auto"/>
        <w:ind w:firstLine="851"/>
        <w:jc w:val="both"/>
        <w:rPr>
          <w:rFonts w:ascii="Times New Roman" w:hAnsi="Times New Roman" w:cs="Times New Roman"/>
          <w:sz w:val="24"/>
          <w:szCs w:val="24"/>
        </w:rPr>
      </w:pPr>
      <w:r>
        <w:rPr>
          <w:rFonts w:ascii="Times New Roman" w:hAnsi="Times New Roman" w:cs="Times New Roman"/>
          <w:sz w:val="24"/>
          <w:szCs w:val="24"/>
        </w:rPr>
        <w:t xml:space="preserve">Pesquisas </w:t>
      </w:r>
      <w:r w:rsidR="0055115F">
        <w:rPr>
          <w:rFonts w:ascii="Times New Roman" w:hAnsi="Times New Roman" w:cs="Times New Roman"/>
          <w:sz w:val="24"/>
          <w:szCs w:val="24"/>
        </w:rPr>
        <w:t>empregaram a perspectiva longitudinal para</w:t>
      </w:r>
      <w:r w:rsidR="007C71C2">
        <w:rPr>
          <w:rFonts w:ascii="Times New Roman" w:hAnsi="Times New Roman" w:cs="Times New Roman"/>
          <w:sz w:val="24"/>
          <w:szCs w:val="24"/>
        </w:rPr>
        <w:t xml:space="preserve"> </w:t>
      </w:r>
      <w:r w:rsidR="0083787A">
        <w:rPr>
          <w:rFonts w:ascii="Times New Roman" w:hAnsi="Times New Roman" w:cs="Times New Roman"/>
          <w:sz w:val="24"/>
          <w:szCs w:val="24"/>
        </w:rPr>
        <w:t>discriminar categorias</w:t>
      </w:r>
      <w:r w:rsidR="00280274" w:rsidRPr="00377A93">
        <w:rPr>
          <w:rFonts w:ascii="Times New Roman" w:hAnsi="Times New Roman" w:cs="Times New Roman"/>
          <w:sz w:val="24"/>
          <w:szCs w:val="24"/>
        </w:rPr>
        <w:t xml:space="preserve"> </w:t>
      </w:r>
      <w:r w:rsidR="00BB42F8">
        <w:rPr>
          <w:rFonts w:ascii="Times New Roman" w:hAnsi="Times New Roman" w:cs="Times New Roman"/>
          <w:sz w:val="24"/>
          <w:szCs w:val="24"/>
        </w:rPr>
        <w:t xml:space="preserve">dos trabalhadores por conta própria </w:t>
      </w:r>
      <w:sdt>
        <w:sdtPr>
          <w:rPr>
            <w:rFonts w:ascii="Times New Roman" w:hAnsi="Times New Roman" w:cs="Times New Roman"/>
            <w:color w:val="000000"/>
            <w:sz w:val="24"/>
            <w:szCs w:val="24"/>
          </w:rPr>
          <w:tag w:val="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fV19"/>
          <w:id w:val="-872993008"/>
          <w:placeholder>
            <w:docPart w:val="86D57911046D4BE59D3C04BABE23BE18"/>
          </w:placeholder>
        </w:sdtPr>
        <w:sdtEndPr/>
        <w:sdtContent>
          <w:r w:rsidR="00BD5B55" w:rsidRPr="00BD5B55">
            <w:rPr>
              <w:rFonts w:ascii="Times New Roman" w:eastAsia="Times New Roman" w:hAnsi="Times New Roman" w:cs="Times New Roman"/>
              <w:color w:val="000000"/>
              <w:sz w:val="24"/>
            </w:rPr>
            <w:t>(</w:t>
          </w:r>
          <w:proofErr w:type="spellStart"/>
          <w:r w:rsidR="00BD5B55" w:rsidRPr="00BD5B55">
            <w:rPr>
              <w:rFonts w:ascii="Times New Roman" w:eastAsia="Times New Roman" w:hAnsi="Times New Roman" w:cs="Times New Roman"/>
              <w:color w:val="000000"/>
              <w:sz w:val="24"/>
            </w:rPr>
            <w:t>Bay</w:t>
          </w:r>
          <w:proofErr w:type="spellEnd"/>
          <w:r w:rsidR="00BD5B55" w:rsidRPr="00BD5B55">
            <w:rPr>
              <w:rFonts w:ascii="Times New Roman" w:eastAsia="Times New Roman" w:hAnsi="Times New Roman" w:cs="Times New Roman"/>
              <w:color w:val="000000"/>
              <w:sz w:val="24"/>
            </w:rPr>
            <w:t xml:space="preserve"> &amp; Koster, 2023a; </w:t>
          </w:r>
          <w:proofErr w:type="spellStart"/>
          <w:r w:rsidR="00BD5B55" w:rsidRPr="00BD5B55">
            <w:rPr>
              <w:rFonts w:ascii="Times New Roman" w:eastAsia="Times New Roman" w:hAnsi="Times New Roman" w:cs="Times New Roman"/>
              <w:color w:val="000000"/>
              <w:sz w:val="24"/>
            </w:rPr>
            <w:t>Beusch</w:t>
          </w:r>
          <w:proofErr w:type="spellEnd"/>
          <w:r w:rsidR="00BD5B55" w:rsidRPr="00BD5B55">
            <w:rPr>
              <w:rFonts w:ascii="Times New Roman" w:eastAsia="Times New Roman" w:hAnsi="Times New Roman" w:cs="Times New Roman"/>
              <w:color w:val="000000"/>
              <w:sz w:val="24"/>
            </w:rPr>
            <w:t xml:space="preserve"> &amp; van </w:t>
          </w:r>
          <w:proofErr w:type="spellStart"/>
          <w:r w:rsidR="00BD5B55" w:rsidRPr="00BD5B55">
            <w:rPr>
              <w:rFonts w:ascii="Times New Roman" w:eastAsia="Times New Roman" w:hAnsi="Times New Roman" w:cs="Times New Roman"/>
              <w:color w:val="000000"/>
              <w:sz w:val="24"/>
            </w:rPr>
            <w:t>Soest</w:t>
          </w:r>
          <w:proofErr w:type="spellEnd"/>
          <w:r w:rsidR="00BD5B55" w:rsidRPr="00BD5B55">
            <w:rPr>
              <w:rFonts w:ascii="Times New Roman" w:eastAsia="Times New Roman" w:hAnsi="Times New Roman" w:cs="Times New Roman"/>
              <w:color w:val="000000"/>
              <w:sz w:val="24"/>
            </w:rPr>
            <w:t>, 2020a; Koch et al., 2021a; Sun et al., 2024a)</w:t>
          </w:r>
        </w:sdtContent>
      </w:sdt>
      <w:r w:rsidR="00280274" w:rsidRPr="00377A93">
        <w:rPr>
          <w:rFonts w:ascii="Times New Roman" w:hAnsi="Times New Roman" w:cs="Times New Roman"/>
          <w:sz w:val="24"/>
          <w:szCs w:val="24"/>
        </w:rPr>
        <w:t xml:space="preserve">. </w:t>
      </w:r>
      <w:r w:rsidR="00076351">
        <w:rPr>
          <w:rFonts w:ascii="Times New Roman" w:hAnsi="Times New Roman" w:cs="Times New Roman"/>
          <w:sz w:val="24"/>
          <w:szCs w:val="24"/>
        </w:rPr>
        <w:t xml:space="preserve">Houve variação na quantidade de </w:t>
      </w:r>
      <w:r w:rsidR="008F0F3D">
        <w:rPr>
          <w:rFonts w:ascii="Times New Roman" w:hAnsi="Times New Roman" w:cs="Times New Roman"/>
          <w:sz w:val="24"/>
          <w:szCs w:val="24"/>
        </w:rPr>
        <w:t xml:space="preserve">padrões </w:t>
      </w:r>
      <w:r w:rsidR="00076351">
        <w:rPr>
          <w:rFonts w:ascii="Times New Roman" w:hAnsi="Times New Roman" w:cs="Times New Roman"/>
          <w:sz w:val="24"/>
          <w:szCs w:val="24"/>
        </w:rPr>
        <w:t>identificad</w:t>
      </w:r>
      <w:r w:rsidR="008F0F3D">
        <w:rPr>
          <w:rFonts w:ascii="Times New Roman" w:hAnsi="Times New Roman" w:cs="Times New Roman"/>
          <w:sz w:val="24"/>
          <w:szCs w:val="24"/>
        </w:rPr>
        <w:t>os</w:t>
      </w:r>
      <w:r w:rsidR="00076351">
        <w:rPr>
          <w:rFonts w:ascii="Times New Roman" w:hAnsi="Times New Roman" w:cs="Times New Roman"/>
          <w:sz w:val="24"/>
          <w:szCs w:val="24"/>
        </w:rPr>
        <w:t>. Alguns pesquisadores identificaram quatro trajetórias</w:t>
      </w:r>
      <w:r w:rsidR="0098146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"/>
          <w:id w:val="-1196312120"/>
          <w:placeholder>
            <w:docPart w:val="DefaultPlaceholder_-1854013440"/>
          </w:placeholder>
        </w:sdtPr>
        <w:sdtEndPr/>
        <w:sdtContent>
          <w:r w:rsidR="00BD5B55" w:rsidRPr="00BD5B55">
            <w:rPr>
              <w:rFonts w:ascii="Times New Roman" w:hAnsi="Times New Roman" w:cs="Times New Roman"/>
              <w:color w:val="000000"/>
              <w:sz w:val="24"/>
              <w:szCs w:val="24"/>
            </w:rPr>
            <w:t>(Koch et al., 2021; Sun et al., 2024)</w:t>
          </w:r>
        </w:sdtContent>
      </w:sdt>
      <w:r w:rsidR="00076351">
        <w:rPr>
          <w:rFonts w:ascii="Times New Roman" w:hAnsi="Times New Roman" w:cs="Times New Roman"/>
          <w:sz w:val="24"/>
          <w:szCs w:val="24"/>
        </w:rPr>
        <w:t>, enquanto outros propuseram sete</w:t>
      </w:r>
      <w:r w:rsidR="0098146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"/>
          <w:id w:val="-1222819380"/>
          <w:placeholder>
            <w:docPart w:val="DefaultPlaceholder_-1854013440"/>
          </w:placeholder>
        </w:sdtPr>
        <w:sdtEndPr/>
        <w:sdtContent>
          <w:r w:rsidR="00BD5B55" w:rsidRPr="00BD5B55">
            <w:rPr>
              <w:rFonts w:ascii="Times New Roman" w:eastAsia="Times New Roman" w:hAnsi="Times New Roman" w:cs="Times New Roman"/>
              <w:color w:val="000000"/>
              <w:sz w:val="24"/>
            </w:rPr>
            <w:t>(</w:t>
          </w:r>
          <w:proofErr w:type="spellStart"/>
          <w:r w:rsidR="00BD5B55" w:rsidRPr="00BD5B55">
            <w:rPr>
              <w:rFonts w:ascii="Times New Roman" w:eastAsia="Times New Roman" w:hAnsi="Times New Roman" w:cs="Times New Roman"/>
              <w:color w:val="000000"/>
              <w:sz w:val="24"/>
            </w:rPr>
            <w:t>Beusch</w:t>
          </w:r>
          <w:proofErr w:type="spellEnd"/>
          <w:r w:rsidR="00BD5B55" w:rsidRPr="00BD5B55">
            <w:rPr>
              <w:rFonts w:ascii="Times New Roman" w:eastAsia="Times New Roman" w:hAnsi="Times New Roman" w:cs="Times New Roman"/>
              <w:color w:val="000000"/>
              <w:sz w:val="24"/>
            </w:rPr>
            <w:t xml:space="preserve"> &amp; van </w:t>
          </w:r>
          <w:proofErr w:type="spellStart"/>
          <w:r w:rsidR="00BD5B55" w:rsidRPr="00BD5B55">
            <w:rPr>
              <w:rFonts w:ascii="Times New Roman" w:eastAsia="Times New Roman" w:hAnsi="Times New Roman" w:cs="Times New Roman"/>
              <w:color w:val="000000"/>
              <w:sz w:val="24"/>
            </w:rPr>
            <w:t>Soest</w:t>
          </w:r>
          <w:proofErr w:type="spellEnd"/>
          <w:r w:rsidR="00BD5B55" w:rsidRPr="00BD5B55">
            <w:rPr>
              <w:rFonts w:ascii="Times New Roman" w:eastAsia="Times New Roman" w:hAnsi="Times New Roman" w:cs="Times New Roman"/>
              <w:color w:val="000000"/>
              <w:sz w:val="24"/>
            </w:rPr>
            <w:t xml:space="preserve">, </w:t>
          </w:r>
          <w:proofErr w:type="gramStart"/>
          <w:r w:rsidR="00BD5B55" w:rsidRPr="00BD5B55">
            <w:rPr>
              <w:rFonts w:ascii="Times New Roman" w:eastAsia="Times New Roman" w:hAnsi="Times New Roman" w:cs="Times New Roman"/>
              <w:color w:val="000000"/>
              <w:sz w:val="24"/>
            </w:rPr>
            <w:t>2020)(</w:t>
          </w:r>
          <w:proofErr w:type="spellStart"/>
          <w:proofErr w:type="gramEnd"/>
          <w:r w:rsidR="00BD5B55" w:rsidRPr="00BD5B55">
            <w:rPr>
              <w:rFonts w:ascii="Times New Roman" w:eastAsia="Times New Roman" w:hAnsi="Times New Roman" w:cs="Times New Roman"/>
              <w:color w:val="000000"/>
              <w:sz w:val="24"/>
            </w:rPr>
            <w:t>Beusch</w:t>
          </w:r>
          <w:proofErr w:type="spellEnd"/>
          <w:r w:rsidR="00BD5B55" w:rsidRPr="00BD5B55">
            <w:rPr>
              <w:rFonts w:ascii="Times New Roman" w:eastAsia="Times New Roman" w:hAnsi="Times New Roman" w:cs="Times New Roman"/>
              <w:color w:val="000000"/>
              <w:sz w:val="24"/>
            </w:rPr>
            <w:t xml:space="preserve"> &amp; van </w:t>
          </w:r>
          <w:proofErr w:type="spellStart"/>
          <w:r w:rsidR="00BD5B55" w:rsidRPr="00BD5B55">
            <w:rPr>
              <w:rFonts w:ascii="Times New Roman" w:eastAsia="Times New Roman" w:hAnsi="Times New Roman" w:cs="Times New Roman"/>
              <w:color w:val="000000"/>
              <w:sz w:val="24"/>
            </w:rPr>
            <w:t>Soest</w:t>
          </w:r>
          <w:proofErr w:type="spellEnd"/>
          <w:r w:rsidR="00BD5B55" w:rsidRPr="00BD5B55">
            <w:rPr>
              <w:rFonts w:ascii="Times New Roman" w:eastAsia="Times New Roman" w:hAnsi="Times New Roman" w:cs="Times New Roman"/>
              <w:color w:val="000000"/>
              <w:sz w:val="24"/>
            </w:rPr>
            <w:t>, 2020)(</w:t>
          </w:r>
          <w:proofErr w:type="spellStart"/>
          <w:r w:rsidR="00BD5B55" w:rsidRPr="00BD5B55">
            <w:rPr>
              <w:rFonts w:ascii="Times New Roman" w:eastAsia="Times New Roman" w:hAnsi="Times New Roman" w:cs="Times New Roman"/>
              <w:color w:val="000000"/>
              <w:sz w:val="24"/>
            </w:rPr>
            <w:t>Beusch</w:t>
          </w:r>
          <w:proofErr w:type="spellEnd"/>
          <w:r w:rsidR="00BD5B55" w:rsidRPr="00BD5B55">
            <w:rPr>
              <w:rFonts w:ascii="Times New Roman" w:eastAsia="Times New Roman" w:hAnsi="Times New Roman" w:cs="Times New Roman"/>
              <w:color w:val="000000"/>
              <w:sz w:val="24"/>
            </w:rPr>
            <w:t xml:space="preserve"> &amp; van </w:t>
          </w:r>
          <w:proofErr w:type="spellStart"/>
          <w:r w:rsidR="00BD5B55" w:rsidRPr="00BD5B55">
            <w:rPr>
              <w:rFonts w:ascii="Times New Roman" w:eastAsia="Times New Roman" w:hAnsi="Times New Roman" w:cs="Times New Roman"/>
              <w:color w:val="000000"/>
              <w:sz w:val="24"/>
            </w:rPr>
            <w:t>Soest</w:t>
          </w:r>
          <w:proofErr w:type="spellEnd"/>
          <w:r w:rsidR="00BD5B55" w:rsidRPr="00BD5B55">
            <w:rPr>
              <w:rFonts w:ascii="Times New Roman" w:eastAsia="Times New Roman" w:hAnsi="Times New Roman" w:cs="Times New Roman"/>
              <w:color w:val="000000"/>
              <w:sz w:val="24"/>
            </w:rPr>
            <w:t>, 2020)</w:t>
          </w:r>
        </w:sdtContent>
      </w:sdt>
      <w:r w:rsidR="00076351">
        <w:rPr>
          <w:rFonts w:ascii="Times New Roman" w:hAnsi="Times New Roman" w:cs="Times New Roman"/>
          <w:sz w:val="24"/>
          <w:szCs w:val="24"/>
        </w:rPr>
        <w:t xml:space="preserve">. </w:t>
      </w:r>
    </w:p>
    <w:p w14:paraId="2C9BAF0F" w14:textId="41422742" w:rsidR="00076351" w:rsidRDefault="00076351" w:rsidP="00280274">
      <w:pPr>
        <w:pStyle w:val="SemEspaamento"/>
        <w:spacing w:line="360" w:lineRule="auto"/>
        <w:ind w:firstLine="851"/>
        <w:jc w:val="both"/>
        <w:rPr>
          <w:rFonts w:ascii="Times New Roman" w:hAnsi="Times New Roman" w:cs="Times New Roman"/>
          <w:sz w:val="24"/>
          <w:szCs w:val="24"/>
        </w:rPr>
      </w:pPr>
      <w:r>
        <w:rPr>
          <w:rFonts w:ascii="Times New Roman" w:hAnsi="Times New Roman" w:cs="Times New Roman"/>
          <w:sz w:val="24"/>
          <w:szCs w:val="24"/>
        </w:rPr>
        <w:t xml:space="preserve">Análises baseadas em </w:t>
      </w:r>
      <w:r w:rsidR="00280274" w:rsidRPr="00377A93">
        <w:rPr>
          <w:rFonts w:ascii="Times New Roman" w:hAnsi="Times New Roman" w:cs="Times New Roman"/>
          <w:sz w:val="24"/>
          <w:szCs w:val="24"/>
        </w:rPr>
        <w:t xml:space="preserve">dados do Painel Socioeconômico Alemão (SOEP) </w:t>
      </w:r>
      <w:r>
        <w:rPr>
          <w:rFonts w:ascii="Times New Roman" w:hAnsi="Times New Roman" w:cs="Times New Roman"/>
          <w:sz w:val="24"/>
          <w:szCs w:val="24"/>
        </w:rPr>
        <w:t xml:space="preserve">revelaram quatro trajetórias de </w:t>
      </w:r>
      <w:proofErr w:type="spellStart"/>
      <w:r>
        <w:rPr>
          <w:rFonts w:ascii="Times New Roman" w:hAnsi="Times New Roman" w:cs="Times New Roman"/>
          <w:sz w:val="24"/>
          <w:szCs w:val="24"/>
        </w:rPr>
        <w:t>TCPs</w:t>
      </w:r>
      <w:proofErr w:type="spellEnd"/>
      <w:r w:rsidR="00280274">
        <w:rPr>
          <w:rFonts w:ascii="Times New Roman" w:hAnsi="Times New Roman" w:cs="Times New Roman"/>
          <w:sz w:val="24"/>
          <w:szCs w:val="24"/>
        </w:rPr>
        <w:t>:</w:t>
      </w:r>
      <w:r w:rsidR="005533E2">
        <w:rPr>
          <w:rFonts w:ascii="Times New Roman" w:hAnsi="Times New Roman" w:cs="Times New Roman"/>
          <w:sz w:val="24"/>
          <w:szCs w:val="24"/>
        </w:rPr>
        <w:t xml:space="preserve"> a) </w:t>
      </w:r>
      <w:r w:rsidR="005533E2" w:rsidRPr="005533E2">
        <w:rPr>
          <w:rFonts w:ascii="Times New Roman" w:hAnsi="Times New Roman" w:cs="Times New Roman"/>
          <w:sz w:val="24"/>
          <w:szCs w:val="24"/>
        </w:rPr>
        <w:t>33% da</w:t>
      </w:r>
      <w:r w:rsidR="005533E2">
        <w:rPr>
          <w:rFonts w:ascii="Times New Roman" w:hAnsi="Times New Roman" w:cs="Times New Roman"/>
          <w:sz w:val="24"/>
          <w:szCs w:val="24"/>
        </w:rPr>
        <w:t>s observações</w:t>
      </w:r>
      <w:r w:rsidR="005533E2" w:rsidRPr="005533E2">
        <w:rPr>
          <w:rFonts w:ascii="Times New Roman" w:hAnsi="Times New Roman" w:cs="Times New Roman"/>
          <w:sz w:val="24"/>
          <w:szCs w:val="24"/>
        </w:rPr>
        <w:t xml:space="preserve"> </w:t>
      </w:r>
      <w:r w:rsidR="005533E2">
        <w:rPr>
          <w:rFonts w:ascii="Times New Roman" w:hAnsi="Times New Roman" w:cs="Times New Roman"/>
          <w:sz w:val="24"/>
          <w:szCs w:val="24"/>
        </w:rPr>
        <w:t xml:space="preserve">seguem um padrão misto, com </w:t>
      </w:r>
      <w:r w:rsidR="00B95492">
        <w:rPr>
          <w:rFonts w:ascii="Times New Roman" w:hAnsi="Times New Roman" w:cs="Times New Roman"/>
          <w:sz w:val="24"/>
          <w:szCs w:val="24"/>
        </w:rPr>
        <w:t>experiências em diferentes categorias ocupacionais; b</w:t>
      </w:r>
      <w:r w:rsidR="00280274">
        <w:rPr>
          <w:rFonts w:ascii="Times New Roman" w:hAnsi="Times New Roman" w:cs="Times New Roman"/>
          <w:sz w:val="24"/>
          <w:szCs w:val="24"/>
        </w:rPr>
        <w:t>) 29% das observações possuem o</w:t>
      </w:r>
      <w:r w:rsidR="00280274" w:rsidRPr="00377A93">
        <w:rPr>
          <w:rFonts w:ascii="Times New Roman" w:hAnsi="Times New Roman" w:cs="Times New Roman"/>
          <w:sz w:val="24"/>
          <w:szCs w:val="24"/>
        </w:rPr>
        <w:t xml:space="preserve"> perfil por necessidade</w:t>
      </w:r>
      <w:r w:rsidR="0098146C">
        <w:rPr>
          <w:rFonts w:ascii="Times New Roman" w:hAnsi="Times New Roman" w:cs="Times New Roman"/>
          <w:sz w:val="24"/>
          <w:szCs w:val="24"/>
        </w:rPr>
        <w:t>, caracterizado por longos períodos no desemprego</w:t>
      </w:r>
      <w:r w:rsidR="00280274">
        <w:rPr>
          <w:rFonts w:ascii="Times New Roman" w:hAnsi="Times New Roman" w:cs="Times New Roman"/>
          <w:sz w:val="24"/>
          <w:szCs w:val="24"/>
        </w:rPr>
        <w:t xml:space="preserve">; </w:t>
      </w:r>
      <w:r w:rsidR="00A059F6">
        <w:rPr>
          <w:rFonts w:ascii="Times New Roman" w:hAnsi="Times New Roman" w:cs="Times New Roman"/>
          <w:sz w:val="24"/>
          <w:szCs w:val="24"/>
        </w:rPr>
        <w:t>c</w:t>
      </w:r>
      <w:r w:rsidR="00280274">
        <w:rPr>
          <w:rFonts w:ascii="Times New Roman" w:hAnsi="Times New Roman" w:cs="Times New Roman"/>
          <w:sz w:val="24"/>
          <w:szCs w:val="24"/>
        </w:rPr>
        <w:t>) 24% são TCP intermitentes</w:t>
      </w:r>
      <w:r w:rsidR="005533E2">
        <w:rPr>
          <w:rFonts w:ascii="Times New Roman" w:hAnsi="Times New Roman" w:cs="Times New Roman"/>
          <w:sz w:val="24"/>
          <w:szCs w:val="24"/>
        </w:rPr>
        <w:t xml:space="preserve">, caracterizado por períodos intercalados com trabalho </w:t>
      </w:r>
      <w:r w:rsidR="005533E2">
        <w:rPr>
          <w:rFonts w:ascii="Times New Roman" w:hAnsi="Times New Roman" w:cs="Times New Roman"/>
          <w:sz w:val="24"/>
          <w:szCs w:val="24"/>
        </w:rPr>
        <w:lastRenderedPageBreak/>
        <w:t>assalariado</w:t>
      </w:r>
      <w:r w:rsidR="00280274">
        <w:rPr>
          <w:rFonts w:ascii="Times New Roman" w:hAnsi="Times New Roman" w:cs="Times New Roman"/>
          <w:sz w:val="24"/>
          <w:szCs w:val="24"/>
        </w:rPr>
        <w:t xml:space="preserve">; e </w:t>
      </w:r>
      <w:r w:rsidR="00A059F6">
        <w:rPr>
          <w:rFonts w:ascii="Times New Roman" w:hAnsi="Times New Roman" w:cs="Times New Roman"/>
          <w:sz w:val="24"/>
          <w:szCs w:val="24"/>
        </w:rPr>
        <w:t>d</w:t>
      </w:r>
      <w:r w:rsidR="00280274">
        <w:rPr>
          <w:rFonts w:ascii="Times New Roman" w:hAnsi="Times New Roman" w:cs="Times New Roman"/>
          <w:sz w:val="24"/>
          <w:szCs w:val="24"/>
        </w:rPr>
        <w:t>) 14% são do grupo persistente</w:t>
      </w:r>
      <w:r w:rsidR="00B95492">
        <w:rPr>
          <w:rFonts w:ascii="Times New Roman" w:hAnsi="Times New Roman" w:cs="Times New Roman"/>
          <w:sz w:val="24"/>
          <w:szCs w:val="24"/>
        </w:rPr>
        <w:t>, aqueles que exercem a atividade conta-própria mais consistentemente</w:t>
      </w:r>
      <w:r w:rsidR="0028027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"/>
          <w:id w:val="1454057071"/>
          <w:placeholder>
            <w:docPart w:val="86D57911046D4BE59D3C04BABE23BE18"/>
          </w:placeholder>
        </w:sdtPr>
        <w:sdtEndPr/>
        <w:sdtContent>
          <w:r w:rsidR="00BD5B55" w:rsidRPr="00BD5B55">
            <w:rPr>
              <w:rFonts w:ascii="Times New Roman" w:hAnsi="Times New Roman" w:cs="Times New Roman"/>
              <w:color w:val="000000"/>
              <w:sz w:val="24"/>
              <w:szCs w:val="24"/>
            </w:rPr>
            <w:t>(Koch et al., 2021)</w:t>
          </w:r>
        </w:sdtContent>
      </w:sdt>
      <w:r w:rsidR="00280274" w:rsidRPr="00377A93">
        <w:rPr>
          <w:rFonts w:ascii="Times New Roman" w:hAnsi="Times New Roman" w:cs="Times New Roman"/>
          <w:sz w:val="24"/>
          <w:szCs w:val="24"/>
        </w:rPr>
        <w:t xml:space="preserve">. </w:t>
      </w:r>
    </w:p>
    <w:p w14:paraId="44F0F573" w14:textId="04380E61" w:rsidR="00076351" w:rsidRDefault="00280274" w:rsidP="00280274">
      <w:pPr>
        <w:pStyle w:val="SemEspaamento"/>
        <w:spacing w:line="360" w:lineRule="auto"/>
        <w:ind w:firstLine="851"/>
        <w:jc w:val="both"/>
        <w:rPr>
          <w:rFonts w:ascii="Times New Roman" w:hAnsi="Times New Roman" w:cs="Times New Roman"/>
          <w:sz w:val="24"/>
          <w:szCs w:val="24"/>
        </w:rPr>
      </w:pPr>
      <w:r w:rsidRPr="00377A93">
        <w:rPr>
          <w:rFonts w:ascii="Times New Roman" w:hAnsi="Times New Roman" w:cs="Times New Roman"/>
          <w:sz w:val="24"/>
          <w:szCs w:val="24"/>
        </w:rPr>
        <w:t xml:space="preserve">Na China, dados do Estudo Longitudinal da Saúde e Aposentadoria na China (CHARLS) levaram à identificação de </w:t>
      </w:r>
      <w:r>
        <w:rPr>
          <w:rFonts w:ascii="Times New Roman" w:hAnsi="Times New Roman" w:cs="Times New Roman"/>
          <w:sz w:val="24"/>
          <w:szCs w:val="24"/>
        </w:rPr>
        <w:t>quatro</w:t>
      </w:r>
      <w:r w:rsidRPr="00377A93">
        <w:rPr>
          <w:rFonts w:ascii="Times New Roman" w:hAnsi="Times New Roman" w:cs="Times New Roman"/>
          <w:sz w:val="24"/>
          <w:szCs w:val="24"/>
        </w:rPr>
        <w:t xml:space="preserve"> perfis: </w:t>
      </w:r>
      <w:r>
        <w:rPr>
          <w:rFonts w:ascii="Times New Roman" w:hAnsi="Times New Roman" w:cs="Times New Roman"/>
          <w:sz w:val="24"/>
          <w:szCs w:val="24"/>
        </w:rPr>
        <w:t>a)</w:t>
      </w:r>
      <w:r w:rsidRPr="00377A93">
        <w:rPr>
          <w:rFonts w:ascii="Times New Roman" w:hAnsi="Times New Roman" w:cs="Times New Roman"/>
          <w:sz w:val="24"/>
          <w:szCs w:val="24"/>
        </w:rPr>
        <w:t xml:space="preserve"> empreendedores agricultores, </w:t>
      </w:r>
      <w:r>
        <w:rPr>
          <w:rFonts w:ascii="Times New Roman" w:hAnsi="Times New Roman" w:cs="Times New Roman"/>
          <w:sz w:val="24"/>
          <w:szCs w:val="24"/>
        </w:rPr>
        <w:t xml:space="preserve">com </w:t>
      </w:r>
      <w:r w:rsidRPr="00377A93">
        <w:rPr>
          <w:rFonts w:ascii="Times New Roman" w:hAnsi="Times New Roman" w:cs="Times New Roman"/>
          <w:sz w:val="24"/>
          <w:szCs w:val="24"/>
        </w:rPr>
        <w:t xml:space="preserve">carreiras caracterizadas pelo histórico pregresso na agricultura, </w:t>
      </w:r>
      <w:r>
        <w:rPr>
          <w:rFonts w:ascii="Times New Roman" w:hAnsi="Times New Roman" w:cs="Times New Roman"/>
          <w:sz w:val="24"/>
          <w:szCs w:val="24"/>
        </w:rPr>
        <w:t xml:space="preserve">sendo representados por </w:t>
      </w:r>
      <w:r w:rsidRPr="00377A93">
        <w:rPr>
          <w:rFonts w:ascii="Times New Roman" w:hAnsi="Times New Roman" w:cs="Times New Roman"/>
          <w:sz w:val="24"/>
          <w:szCs w:val="24"/>
        </w:rPr>
        <w:t>45,48% das observações</w:t>
      </w:r>
      <w:r>
        <w:rPr>
          <w:rFonts w:ascii="Times New Roman" w:hAnsi="Times New Roman" w:cs="Times New Roman"/>
          <w:sz w:val="24"/>
          <w:szCs w:val="24"/>
        </w:rPr>
        <w:t>; b)</w:t>
      </w:r>
      <w:r w:rsidRPr="00377A93">
        <w:rPr>
          <w:rFonts w:ascii="Times New Roman" w:hAnsi="Times New Roman" w:cs="Times New Roman"/>
          <w:sz w:val="24"/>
          <w:szCs w:val="24"/>
        </w:rPr>
        <w:t xml:space="preserve"> empreendedores persistentes</w:t>
      </w:r>
      <w:r>
        <w:rPr>
          <w:rFonts w:ascii="Times New Roman" w:hAnsi="Times New Roman" w:cs="Times New Roman"/>
          <w:sz w:val="24"/>
          <w:szCs w:val="24"/>
        </w:rPr>
        <w:t xml:space="preserve">, com </w:t>
      </w:r>
      <w:r w:rsidRPr="00377A93">
        <w:rPr>
          <w:rFonts w:ascii="Times New Roman" w:hAnsi="Times New Roman" w:cs="Times New Roman"/>
          <w:sz w:val="24"/>
          <w:szCs w:val="24"/>
        </w:rPr>
        <w:t>20,40% das observações</w:t>
      </w:r>
      <w:r>
        <w:rPr>
          <w:rFonts w:ascii="Times New Roman" w:hAnsi="Times New Roman" w:cs="Times New Roman"/>
          <w:sz w:val="24"/>
          <w:szCs w:val="24"/>
        </w:rPr>
        <w:t>; c)</w:t>
      </w:r>
      <w:r w:rsidRPr="00377A93">
        <w:rPr>
          <w:rFonts w:ascii="Times New Roman" w:hAnsi="Times New Roman" w:cs="Times New Roman"/>
          <w:sz w:val="24"/>
          <w:szCs w:val="24"/>
        </w:rPr>
        <w:t xml:space="preserve"> empreendedores por necessidade</w:t>
      </w:r>
      <w:r>
        <w:rPr>
          <w:rFonts w:ascii="Times New Roman" w:hAnsi="Times New Roman" w:cs="Times New Roman"/>
          <w:sz w:val="24"/>
          <w:szCs w:val="24"/>
        </w:rPr>
        <w:t xml:space="preserve">, com </w:t>
      </w:r>
      <w:r w:rsidRPr="00377A93">
        <w:rPr>
          <w:rFonts w:ascii="Times New Roman" w:hAnsi="Times New Roman" w:cs="Times New Roman"/>
          <w:sz w:val="24"/>
          <w:szCs w:val="24"/>
        </w:rPr>
        <w:t>17,25% das observações</w:t>
      </w:r>
      <w:r>
        <w:rPr>
          <w:rFonts w:ascii="Times New Roman" w:hAnsi="Times New Roman" w:cs="Times New Roman"/>
          <w:sz w:val="24"/>
          <w:szCs w:val="24"/>
        </w:rPr>
        <w:t>; d)</w:t>
      </w:r>
      <w:r w:rsidRPr="00377A93">
        <w:rPr>
          <w:rFonts w:ascii="Times New Roman" w:hAnsi="Times New Roman" w:cs="Times New Roman"/>
          <w:sz w:val="24"/>
          <w:szCs w:val="24"/>
        </w:rPr>
        <w:t xml:space="preserve"> empreendedores </w:t>
      </w:r>
      <w:r w:rsidR="00A059F6">
        <w:rPr>
          <w:rFonts w:ascii="Times New Roman" w:hAnsi="Times New Roman" w:cs="Times New Roman"/>
          <w:sz w:val="24"/>
          <w:szCs w:val="24"/>
        </w:rPr>
        <w:t>intermitentes</w:t>
      </w:r>
      <w:r>
        <w:rPr>
          <w:rFonts w:ascii="Times New Roman" w:hAnsi="Times New Roman" w:cs="Times New Roman"/>
          <w:sz w:val="24"/>
          <w:szCs w:val="24"/>
        </w:rPr>
        <w:t xml:space="preserve">, com </w:t>
      </w:r>
      <w:r w:rsidRPr="00377A93">
        <w:rPr>
          <w:rFonts w:ascii="Times New Roman" w:hAnsi="Times New Roman" w:cs="Times New Roman"/>
          <w:sz w:val="24"/>
          <w:szCs w:val="24"/>
        </w:rPr>
        <w:t xml:space="preserve">16,87% das observações </w:t>
      </w:r>
      <w:sdt>
        <w:sdtPr>
          <w:rPr>
            <w:rFonts w:ascii="Times New Roman" w:hAnsi="Times New Roman" w:cs="Times New Roman"/>
            <w:color w:val="000000"/>
            <w:sz w:val="24"/>
            <w:szCs w:val="24"/>
          </w:rPr>
          <w:tag w:val="MENDELEY_CITATION_v3_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LCJzdXBwcmVzcy1hdXRob3IiOmZhbHNlLCJjb21wb3NpdGUiOmZhbHNlLCJhdXRob3Itb25seSI6ZmFsc2V9XX0="/>
          <w:id w:val="-1532259354"/>
          <w:placeholder>
            <w:docPart w:val="86D57911046D4BE59D3C04BABE23BE18"/>
          </w:placeholder>
        </w:sdtPr>
        <w:sdtEndPr/>
        <w:sdtContent>
          <w:r w:rsidR="00BD5B55" w:rsidRPr="00BD5B55">
            <w:rPr>
              <w:rFonts w:ascii="Times New Roman" w:hAnsi="Times New Roman" w:cs="Times New Roman"/>
              <w:color w:val="000000"/>
              <w:sz w:val="24"/>
              <w:szCs w:val="24"/>
            </w:rPr>
            <w:t>(Sun et al., 2024a)</w:t>
          </w:r>
        </w:sdtContent>
      </w:sdt>
      <w:r w:rsidRPr="00377A93">
        <w:rPr>
          <w:rFonts w:ascii="Times New Roman" w:hAnsi="Times New Roman" w:cs="Times New Roman"/>
          <w:sz w:val="24"/>
          <w:szCs w:val="24"/>
        </w:rPr>
        <w:t xml:space="preserve">. </w:t>
      </w:r>
    </w:p>
    <w:p w14:paraId="18FE4E6F" w14:textId="120099ED" w:rsidR="00280274" w:rsidRDefault="00280274" w:rsidP="00280274">
      <w:pPr>
        <w:pStyle w:val="SemEspaamento"/>
        <w:spacing w:line="360" w:lineRule="auto"/>
        <w:ind w:firstLine="851"/>
        <w:jc w:val="both"/>
        <w:rPr>
          <w:rFonts w:ascii="Times New Roman" w:hAnsi="Times New Roman" w:cs="Times New Roman"/>
          <w:sz w:val="24"/>
          <w:szCs w:val="24"/>
        </w:rPr>
      </w:pPr>
      <w:r w:rsidRPr="00377A93">
        <w:rPr>
          <w:rFonts w:ascii="Times New Roman" w:hAnsi="Times New Roman" w:cs="Times New Roman"/>
          <w:sz w:val="24"/>
          <w:szCs w:val="24"/>
        </w:rPr>
        <w:t xml:space="preserve">Dois estudos da Holanda, com dados do Estatística da Holanda (CBS), aprofundaram a análise identificando até sete clusters, mas que em certa medida podem ser reduzidos aos três padrões </w:t>
      </w:r>
      <w:r>
        <w:rPr>
          <w:rFonts w:ascii="Times New Roman" w:hAnsi="Times New Roman" w:cs="Times New Roman"/>
          <w:sz w:val="24"/>
          <w:szCs w:val="24"/>
        </w:rPr>
        <w:t xml:space="preserve">encontrados no estudo alemão </w:t>
      </w:r>
      <w:sdt>
        <w:sdtPr>
          <w:rPr>
            <w:rFonts w:ascii="Times New Roman" w:hAnsi="Times New Roman" w:cs="Times New Roman"/>
            <w:color w:val="000000"/>
            <w:sz w:val="24"/>
            <w:szCs w:val="24"/>
          </w:rPr>
          <w:tag w:val="MENDELEY_CITATION_v3_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V19"/>
          <w:id w:val="958685836"/>
          <w:placeholder>
            <w:docPart w:val="86D57911046D4BE59D3C04BABE23BE18"/>
          </w:placeholder>
        </w:sdtPr>
        <w:sdtEndPr/>
        <w:sdtContent>
          <w:r w:rsidR="00BD5B55" w:rsidRPr="00BD5B55">
            <w:rPr>
              <w:rFonts w:ascii="Times New Roman" w:eastAsia="Times New Roman" w:hAnsi="Times New Roman" w:cs="Times New Roman"/>
              <w:color w:val="000000"/>
              <w:sz w:val="24"/>
            </w:rPr>
            <w:t>(</w:t>
          </w:r>
          <w:proofErr w:type="spellStart"/>
          <w:r w:rsidR="00BD5B55" w:rsidRPr="00BD5B55">
            <w:rPr>
              <w:rFonts w:ascii="Times New Roman" w:eastAsia="Times New Roman" w:hAnsi="Times New Roman" w:cs="Times New Roman"/>
              <w:color w:val="000000"/>
              <w:sz w:val="24"/>
            </w:rPr>
            <w:t>Bay</w:t>
          </w:r>
          <w:proofErr w:type="spellEnd"/>
          <w:r w:rsidR="00BD5B55" w:rsidRPr="00BD5B55">
            <w:rPr>
              <w:rFonts w:ascii="Times New Roman" w:eastAsia="Times New Roman" w:hAnsi="Times New Roman" w:cs="Times New Roman"/>
              <w:color w:val="000000"/>
              <w:sz w:val="24"/>
            </w:rPr>
            <w:t xml:space="preserve"> &amp; Koster, 2023a; </w:t>
          </w:r>
          <w:proofErr w:type="spellStart"/>
          <w:r w:rsidR="00BD5B55" w:rsidRPr="00BD5B55">
            <w:rPr>
              <w:rFonts w:ascii="Times New Roman" w:eastAsia="Times New Roman" w:hAnsi="Times New Roman" w:cs="Times New Roman"/>
              <w:color w:val="000000"/>
              <w:sz w:val="24"/>
            </w:rPr>
            <w:t>Beusch</w:t>
          </w:r>
          <w:proofErr w:type="spellEnd"/>
          <w:r w:rsidR="00BD5B55" w:rsidRPr="00BD5B55">
            <w:rPr>
              <w:rFonts w:ascii="Times New Roman" w:eastAsia="Times New Roman" w:hAnsi="Times New Roman" w:cs="Times New Roman"/>
              <w:color w:val="000000"/>
              <w:sz w:val="24"/>
            </w:rPr>
            <w:t xml:space="preserve"> &amp; van </w:t>
          </w:r>
          <w:proofErr w:type="spellStart"/>
          <w:r w:rsidR="00BD5B55" w:rsidRPr="00BD5B55">
            <w:rPr>
              <w:rFonts w:ascii="Times New Roman" w:eastAsia="Times New Roman" w:hAnsi="Times New Roman" w:cs="Times New Roman"/>
              <w:color w:val="000000"/>
              <w:sz w:val="24"/>
            </w:rPr>
            <w:t>Soest</w:t>
          </w:r>
          <w:proofErr w:type="spellEnd"/>
          <w:r w:rsidR="00BD5B55" w:rsidRPr="00BD5B55">
            <w:rPr>
              <w:rFonts w:ascii="Times New Roman" w:eastAsia="Times New Roman" w:hAnsi="Times New Roman" w:cs="Times New Roman"/>
              <w:color w:val="000000"/>
              <w:sz w:val="24"/>
            </w:rPr>
            <w:t>, 2020a)</w:t>
          </w:r>
        </w:sdtContent>
      </w:sdt>
      <w:r w:rsidRPr="00377A93">
        <w:rPr>
          <w:rFonts w:ascii="Times New Roman" w:hAnsi="Times New Roman" w:cs="Times New Roman"/>
          <w:sz w:val="24"/>
          <w:szCs w:val="24"/>
        </w:rPr>
        <w:t>.</w:t>
      </w:r>
      <w:r w:rsidR="00B95492">
        <w:rPr>
          <w:rFonts w:ascii="Times New Roman" w:hAnsi="Times New Roman" w:cs="Times New Roman"/>
          <w:sz w:val="24"/>
          <w:szCs w:val="24"/>
        </w:rPr>
        <w:t xml:space="preserve"> Por exemplo, entre os padrões enquadrados por necessidade, </w:t>
      </w:r>
      <w:r w:rsidR="00A059F6">
        <w:rPr>
          <w:rFonts w:ascii="Times New Roman" w:hAnsi="Times New Roman" w:cs="Times New Roman"/>
          <w:sz w:val="24"/>
          <w:szCs w:val="24"/>
        </w:rPr>
        <w:t>existem</w:t>
      </w:r>
      <w:r w:rsidR="00B05ABB">
        <w:rPr>
          <w:rFonts w:ascii="Times New Roman" w:hAnsi="Times New Roman" w:cs="Times New Roman"/>
          <w:sz w:val="24"/>
          <w:szCs w:val="24"/>
        </w:rPr>
        <w:t xml:space="preserve"> trajetórias marcadas como</w:t>
      </w:r>
      <w:r w:rsidR="00B95492">
        <w:rPr>
          <w:rFonts w:ascii="Times New Roman" w:hAnsi="Times New Roman" w:cs="Times New Roman"/>
          <w:sz w:val="24"/>
          <w:szCs w:val="24"/>
        </w:rPr>
        <w:t xml:space="preserve"> beneficiários de assistencialismo </w:t>
      </w:r>
      <w:sdt>
        <w:sdtPr>
          <w:rPr>
            <w:rFonts w:ascii="Times New Roman" w:hAnsi="Times New Roman" w:cs="Times New Roman"/>
            <w:color w:val="000000"/>
            <w:sz w:val="24"/>
            <w:szCs w:val="24"/>
          </w:rPr>
          <w:tag w:val="MENDELEY_CITATION_v3_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"/>
          <w:id w:val="-367681777"/>
          <w:placeholder>
            <w:docPart w:val="DefaultPlaceholder_-1854013440"/>
          </w:placeholder>
        </w:sdtPr>
        <w:sdtEndPr/>
        <w:sdtContent>
          <w:r w:rsidR="00BD5B55" w:rsidRPr="00BD5B55">
            <w:rPr>
              <w:rFonts w:ascii="Times New Roman" w:eastAsia="Times New Roman" w:hAnsi="Times New Roman" w:cs="Times New Roman"/>
              <w:color w:val="000000"/>
              <w:sz w:val="24"/>
            </w:rPr>
            <w:t>(</w:t>
          </w:r>
          <w:proofErr w:type="spellStart"/>
          <w:r w:rsidR="00BD5B55" w:rsidRPr="00BD5B55">
            <w:rPr>
              <w:rFonts w:ascii="Times New Roman" w:eastAsia="Times New Roman" w:hAnsi="Times New Roman" w:cs="Times New Roman"/>
              <w:color w:val="000000"/>
              <w:sz w:val="24"/>
            </w:rPr>
            <w:t>Beusch</w:t>
          </w:r>
          <w:proofErr w:type="spellEnd"/>
          <w:r w:rsidR="00BD5B55" w:rsidRPr="00BD5B55">
            <w:rPr>
              <w:rFonts w:ascii="Times New Roman" w:eastAsia="Times New Roman" w:hAnsi="Times New Roman" w:cs="Times New Roman"/>
              <w:color w:val="000000"/>
              <w:sz w:val="24"/>
            </w:rPr>
            <w:t xml:space="preserve"> &amp; van </w:t>
          </w:r>
          <w:proofErr w:type="spellStart"/>
          <w:r w:rsidR="00BD5B55" w:rsidRPr="00BD5B55">
            <w:rPr>
              <w:rFonts w:ascii="Times New Roman" w:eastAsia="Times New Roman" w:hAnsi="Times New Roman" w:cs="Times New Roman"/>
              <w:color w:val="000000"/>
              <w:sz w:val="24"/>
            </w:rPr>
            <w:t>Soest</w:t>
          </w:r>
          <w:proofErr w:type="spellEnd"/>
          <w:r w:rsidR="00BD5B55" w:rsidRPr="00BD5B55">
            <w:rPr>
              <w:rFonts w:ascii="Times New Roman" w:eastAsia="Times New Roman" w:hAnsi="Times New Roman" w:cs="Times New Roman"/>
              <w:color w:val="000000"/>
              <w:sz w:val="24"/>
            </w:rPr>
            <w:t>, 2020)</w:t>
          </w:r>
        </w:sdtContent>
      </w:sdt>
      <w:r w:rsidR="00B95492">
        <w:rPr>
          <w:rFonts w:ascii="Times New Roman" w:hAnsi="Times New Roman" w:cs="Times New Roman"/>
          <w:color w:val="000000"/>
          <w:sz w:val="24"/>
          <w:szCs w:val="24"/>
        </w:rPr>
        <w:t xml:space="preserve">, </w:t>
      </w:r>
      <w:r w:rsidR="00B05ABB">
        <w:rPr>
          <w:rFonts w:ascii="Times New Roman" w:hAnsi="Times New Roman" w:cs="Times New Roman"/>
          <w:color w:val="000000"/>
          <w:sz w:val="24"/>
          <w:szCs w:val="24"/>
        </w:rPr>
        <w:t xml:space="preserve">inativos </w:t>
      </w:r>
      <w:sdt>
        <w:sdtPr>
          <w:rPr>
            <w:rFonts w:ascii="Times New Roman" w:hAnsi="Times New Roman" w:cs="Times New Roman"/>
            <w:color w:val="000000"/>
            <w:sz w:val="24"/>
            <w:szCs w:val="24"/>
          </w:rPr>
          <w:tag w:val="MENDELEY_CITATION_v3_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J9LCJpc1RlbXBvcmFyeSI6ZmFsc2V9XX0="/>
          <w:id w:val="440726874"/>
          <w:placeholder>
            <w:docPart w:val="DefaultPlaceholder_-1854013440"/>
          </w:placeholder>
        </w:sdtPr>
        <w:sdtEndPr/>
        <w:sdtContent>
          <w:r w:rsidR="00BD5B55" w:rsidRPr="00BD5B55">
            <w:rPr>
              <w:rFonts w:ascii="Times New Roman" w:eastAsia="Times New Roman" w:hAnsi="Times New Roman" w:cs="Times New Roman"/>
              <w:color w:val="000000"/>
              <w:sz w:val="24"/>
            </w:rPr>
            <w:t>(</w:t>
          </w:r>
          <w:proofErr w:type="spellStart"/>
          <w:r w:rsidR="00BD5B55" w:rsidRPr="00BD5B55">
            <w:rPr>
              <w:rFonts w:ascii="Times New Roman" w:eastAsia="Times New Roman" w:hAnsi="Times New Roman" w:cs="Times New Roman"/>
              <w:color w:val="000000"/>
              <w:sz w:val="24"/>
            </w:rPr>
            <w:t>Bay</w:t>
          </w:r>
          <w:proofErr w:type="spellEnd"/>
          <w:r w:rsidR="00BD5B55" w:rsidRPr="00BD5B55">
            <w:rPr>
              <w:rFonts w:ascii="Times New Roman" w:eastAsia="Times New Roman" w:hAnsi="Times New Roman" w:cs="Times New Roman"/>
              <w:color w:val="000000"/>
              <w:sz w:val="24"/>
            </w:rPr>
            <w:t xml:space="preserve"> &amp; Koster, 2023)</w:t>
          </w:r>
        </w:sdtContent>
      </w:sdt>
      <w:r w:rsidR="00B05ABB">
        <w:rPr>
          <w:rFonts w:ascii="Times New Roman" w:hAnsi="Times New Roman" w:cs="Times New Roman"/>
          <w:color w:val="000000"/>
          <w:sz w:val="24"/>
          <w:szCs w:val="24"/>
        </w:rPr>
        <w:t xml:space="preserve"> e desempregados. </w:t>
      </w:r>
      <w:sdt>
        <w:sdtPr>
          <w:rPr>
            <w:rFonts w:ascii="Calibri" w:hAnsi="Calibri" w:cs="Calibri"/>
            <w:color w:val="000000"/>
            <w:szCs w:val="24"/>
          </w:rPr>
          <w:tag w:val="MENDELEY_CITATION_v3_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"/>
          <w:id w:val="1063456069"/>
          <w:placeholder>
            <w:docPart w:val="DefaultPlaceholder_-1854013440"/>
          </w:placeholder>
        </w:sdtPr>
        <w:sdtEndPr/>
        <w:sdtContent>
          <w:r w:rsidR="00BD5B55" w:rsidRPr="00BD5B55">
            <w:rPr>
              <w:rFonts w:ascii="Calibri" w:eastAsia="Times New Roman" w:hAnsi="Calibri" w:cs="Calibri"/>
              <w:color w:val="000000"/>
            </w:rPr>
            <w:t>(</w:t>
          </w:r>
          <w:proofErr w:type="spellStart"/>
          <w:r w:rsidR="00BD5B55" w:rsidRPr="00BD5B55">
            <w:rPr>
              <w:rFonts w:ascii="Calibri" w:eastAsia="Times New Roman" w:hAnsi="Calibri" w:cs="Calibri"/>
              <w:color w:val="000000"/>
            </w:rPr>
            <w:t>Bay</w:t>
          </w:r>
          <w:proofErr w:type="spellEnd"/>
          <w:r w:rsidR="00BD5B55" w:rsidRPr="00BD5B55">
            <w:rPr>
              <w:rFonts w:ascii="Calibri" w:eastAsia="Times New Roman" w:hAnsi="Calibri" w:cs="Calibri"/>
              <w:color w:val="000000"/>
            </w:rPr>
            <w:t xml:space="preserve"> &amp; Koster, 2023; </w:t>
          </w:r>
          <w:proofErr w:type="spellStart"/>
          <w:r w:rsidR="00BD5B55" w:rsidRPr="00BD5B55">
            <w:rPr>
              <w:rFonts w:ascii="Calibri" w:eastAsia="Times New Roman" w:hAnsi="Calibri" w:cs="Calibri"/>
              <w:color w:val="000000"/>
            </w:rPr>
            <w:t>Beusch</w:t>
          </w:r>
          <w:proofErr w:type="spellEnd"/>
          <w:r w:rsidR="00BD5B55" w:rsidRPr="00BD5B55">
            <w:rPr>
              <w:rFonts w:ascii="Calibri" w:eastAsia="Times New Roman" w:hAnsi="Calibri" w:cs="Calibri"/>
              <w:color w:val="000000"/>
            </w:rPr>
            <w:t xml:space="preserve"> &amp; van </w:t>
          </w:r>
          <w:proofErr w:type="spellStart"/>
          <w:r w:rsidR="00BD5B55" w:rsidRPr="00BD5B55">
            <w:rPr>
              <w:rFonts w:ascii="Calibri" w:eastAsia="Times New Roman" w:hAnsi="Calibri" w:cs="Calibri"/>
              <w:color w:val="000000"/>
            </w:rPr>
            <w:t>Soest</w:t>
          </w:r>
          <w:proofErr w:type="spellEnd"/>
          <w:r w:rsidR="00BD5B55" w:rsidRPr="00BD5B55">
            <w:rPr>
              <w:rFonts w:ascii="Calibri" w:eastAsia="Times New Roman" w:hAnsi="Calibri" w:cs="Calibri"/>
              <w:color w:val="000000"/>
            </w:rPr>
            <w:t>, 2020)</w:t>
          </w:r>
        </w:sdtContent>
      </w:sdt>
      <w:r w:rsidR="00B05ABB">
        <w:rPr>
          <w:rFonts w:ascii="Times New Roman" w:hAnsi="Times New Roman" w:cs="Times New Roman"/>
          <w:color w:val="000000"/>
          <w:sz w:val="24"/>
          <w:szCs w:val="24"/>
        </w:rPr>
        <w:t xml:space="preserve">. Entre os padrões intermitentes, encontra-se aqueles que são diretores e acionistas de empresas, pessoas que migram para TCP tardiamente </w:t>
      </w:r>
      <w:sdt>
        <w:sdtPr>
          <w:rPr>
            <w:rFonts w:ascii="Times New Roman" w:hAnsi="Times New Roman" w:cs="Times New Roman"/>
            <w:color w:val="000000"/>
            <w:sz w:val="24"/>
            <w:szCs w:val="24"/>
          </w:rPr>
          <w:tag w:val="MENDELEY_CITATION_v3_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"/>
          <w:id w:val="-1757357594"/>
          <w:placeholder>
            <w:docPart w:val="DefaultPlaceholder_-1854013440"/>
          </w:placeholder>
        </w:sdtPr>
        <w:sdtEndPr/>
        <w:sdtContent>
          <w:r w:rsidR="00BD5B55" w:rsidRPr="00BD5B55">
            <w:rPr>
              <w:rFonts w:ascii="Times New Roman" w:eastAsia="Times New Roman" w:hAnsi="Times New Roman" w:cs="Times New Roman"/>
              <w:color w:val="000000"/>
              <w:sz w:val="24"/>
            </w:rPr>
            <w:t>(</w:t>
          </w:r>
          <w:proofErr w:type="spellStart"/>
          <w:r w:rsidR="00BD5B55" w:rsidRPr="00BD5B55">
            <w:rPr>
              <w:rFonts w:ascii="Times New Roman" w:eastAsia="Times New Roman" w:hAnsi="Times New Roman" w:cs="Times New Roman"/>
              <w:color w:val="000000"/>
              <w:sz w:val="24"/>
            </w:rPr>
            <w:t>Beusch</w:t>
          </w:r>
          <w:proofErr w:type="spellEnd"/>
          <w:r w:rsidR="00BD5B55" w:rsidRPr="00BD5B55">
            <w:rPr>
              <w:rFonts w:ascii="Times New Roman" w:eastAsia="Times New Roman" w:hAnsi="Times New Roman" w:cs="Times New Roman"/>
              <w:color w:val="000000"/>
              <w:sz w:val="24"/>
            </w:rPr>
            <w:t xml:space="preserve"> &amp; van </w:t>
          </w:r>
          <w:proofErr w:type="spellStart"/>
          <w:r w:rsidR="00BD5B55" w:rsidRPr="00BD5B55">
            <w:rPr>
              <w:rFonts w:ascii="Times New Roman" w:eastAsia="Times New Roman" w:hAnsi="Times New Roman" w:cs="Times New Roman"/>
              <w:color w:val="000000"/>
              <w:sz w:val="24"/>
            </w:rPr>
            <w:t>Soest</w:t>
          </w:r>
          <w:proofErr w:type="spellEnd"/>
          <w:r w:rsidR="00BD5B55" w:rsidRPr="00BD5B55">
            <w:rPr>
              <w:rFonts w:ascii="Times New Roman" w:eastAsia="Times New Roman" w:hAnsi="Times New Roman" w:cs="Times New Roman"/>
              <w:color w:val="000000"/>
              <w:sz w:val="24"/>
            </w:rPr>
            <w:t>, 2020b)</w:t>
          </w:r>
        </w:sdtContent>
      </w:sdt>
      <w:r w:rsidR="00B05ABB">
        <w:rPr>
          <w:rFonts w:ascii="Times New Roman" w:hAnsi="Times New Roman" w:cs="Times New Roman"/>
          <w:color w:val="000000"/>
          <w:sz w:val="24"/>
          <w:szCs w:val="24"/>
        </w:rPr>
        <w:t xml:space="preserve">, </w:t>
      </w:r>
      <w:commentRangeStart w:id="20"/>
      <w:r w:rsidR="002F272E">
        <w:rPr>
          <w:rFonts w:ascii="Times New Roman" w:hAnsi="Times New Roman" w:cs="Times New Roman"/>
          <w:color w:val="000000"/>
          <w:sz w:val="24"/>
          <w:szCs w:val="24"/>
        </w:rPr>
        <w:t>migram para acionistas</w:t>
      </w:r>
      <w:commentRangeEnd w:id="20"/>
      <w:r w:rsidR="00A059F6">
        <w:rPr>
          <w:rStyle w:val="Refdecomentrio"/>
          <w:kern w:val="0"/>
          <w14:ligatures w14:val="none"/>
        </w:rPr>
        <w:commentReference w:id="20"/>
      </w:r>
      <w:r w:rsidR="002F272E">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J9LCJpc1RlbXBvcmFyeSI6ZmFsc2V9XX0="/>
          <w:id w:val="-805243824"/>
          <w:placeholder>
            <w:docPart w:val="DefaultPlaceholder_-1854013440"/>
          </w:placeholder>
        </w:sdtPr>
        <w:sdtEndPr/>
        <w:sdtContent>
          <w:r w:rsidR="00BD5B55" w:rsidRPr="00BD5B55">
            <w:rPr>
              <w:rFonts w:ascii="Times New Roman" w:eastAsia="Times New Roman" w:hAnsi="Times New Roman" w:cs="Times New Roman"/>
              <w:color w:val="000000"/>
              <w:sz w:val="24"/>
            </w:rPr>
            <w:t>(</w:t>
          </w:r>
          <w:proofErr w:type="spellStart"/>
          <w:r w:rsidR="00BD5B55" w:rsidRPr="00BD5B55">
            <w:rPr>
              <w:rFonts w:ascii="Times New Roman" w:eastAsia="Times New Roman" w:hAnsi="Times New Roman" w:cs="Times New Roman"/>
              <w:color w:val="000000"/>
              <w:sz w:val="24"/>
            </w:rPr>
            <w:t>Bay</w:t>
          </w:r>
          <w:proofErr w:type="spellEnd"/>
          <w:r w:rsidR="00BD5B55" w:rsidRPr="00BD5B55">
            <w:rPr>
              <w:rFonts w:ascii="Times New Roman" w:eastAsia="Times New Roman" w:hAnsi="Times New Roman" w:cs="Times New Roman"/>
              <w:color w:val="000000"/>
              <w:sz w:val="24"/>
            </w:rPr>
            <w:t xml:space="preserve"> &amp; Koster, 2023)</w:t>
          </w:r>
        </w:sdtContent>
      </w:sdt>
      <w:r w:rsidR="002F272E">
        <w:rPr>
          <w:rFonts w:ascii="Times New Roman" w:hAnsi="Times New Roman" w:cs="Times New Roman"/>
          <w:color w:val="000000"/>
          <w:sz w:val="24"/>
          <w:szCs w:val="24"/>
        </w:rPr>
        <w:t xml:space="preserve">. E, nos </w:t>
      </w:r>
      <w:proofErr w:type="spellStart"/>
      <w:r w:rsidR="002F272E">
        <w:rPr>
          <w:rFonts w:ascii="Times New Roman" w:hAnsi="Times New Roman" w:cs="Times New Roman"/>
          <w:color w:val="000000"/>
          <w:sz w:val="24"/>
          <w:szCs w:val="24"/>
        </w:rPr>
        <w:t>TCPs</w:t>
      </w:r>
      <w:proofErr w:type="spellEnd"/>
      <w:r w:rsidR="002F272E">
        <w:rPr>
          <w:rFonts w:ascii="Times New Roman" w:hAnsi="Times New Roman" w:cs="Times New Roman"/>
          <w:color w:val="000000"/>
          <w:sz w:val="24"/>
          <w:szCs w:val="24"/>
        </w:rPr>
        <w:t xml:space="preserve"> persistentes, ainda são identificados aqueles que exercem de forma híbrida </w:t>
      </w:r>
      <w:sdt>
        <w:sdtPr>
          <w:rPr>
            <w:rFonts w:ascii="Times New Roman" w:hAnsi="Times New Roman" w:cs="Times New Roman"/>
            <w:color w:val="000000"/>
            <w:sz w:val="24"/>
            <w:szCs w:val="24"/>
          </w:rPr>
          <w:tag w:val="MENDELEY_CITATION_v3_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"/>
          <w:id w:val="1196509395"/>
          <w:placeholder>
            <w:docPart w:val="DefaultPlaceholder_-1854013440"/>
          </w:placeholder>
        </w:sdtPr>
        <w:sdtEndPr/>
        <w:sdtContent>
          <w:r w:rsidR="00BD5B55" w:rsidRPr="00BD5B55">
            <w:rPr>
              <w:rFonts w:ascii="Times New Roman" w:eastAsia="Times New Roman" w:hAnsi="Times New Roman" w:cs="Times New Roman"/>
              <w:color w:val="000000"/>
              <w:sz w:val="24"/>
            </w:rPr>
            <w:t>(</w:t>
          </w:r>
          <w:proofErr w:type="spellStart"/>
          <w:r w:rsidR="00BD5B55" w:rsidRPr="00BD5B55">
            <w:rPr>
              <w:rFonts w:ascii="Times New Roman" w:eastAsia="Times New Roman" w:hAnsi="Times New Roman" w:cs="Times New Roman"/>
              <w:color w:val="000000"/>
              <w:sz w:val="24"/>
            </w:rPr>
            <w:t>Beusch</w:t>
          </w:r>
          <w:proofErr w:type="spellEnd"/>
          <w:r w:rsidR="00BD5B55" w:rsidRPr="00BD5B55">
            <w:rPr>
              <w:rFonts w:ascii="Times New Roman" w:eastAsia="Times New Roman" w:hAnsi="Times New Roman" w:cs="Times New Roman"/>
              <w:color w:val="000000"/>
              <w:sz w:val="24"/>
            </w:rPr>
            <w:t xml:space="preserve"> &amp; van </w:t>
          </w:r>
          <w:proofErr w:type="spellStart"/>
          <w:r w:rsidR="00BD5B55" w:rsidRPr="00BD5B55">
            <w:rPr>
              <w:rFonts w:ascii="Times New Roman" w:eastAsia="Times New Roman" w:hAnsi="Times New Roman" w:cs="Times New Roman"/>
              <w:color w:val="000000"/>
              <w:sz w:val="24"/>
            </w:rPr>
            <w:t>Soest</w:t>
          </w:r>
          <w:proofErr w:type="spellEnd"/>
          <w:r w:rsidR="00BD5B55" w:rsidRPr="00BD5B55">
            <w:rPr>
              <w:rFonts w:ascii="Times New Roman" w:eastAsia="Times New Roman" w:hAnsi="Times New Roman" w:cs="Times New Roman"/>
              <w:color w:val="000000"/>
              <w:sz w:val="24"/>
            </w:rPr>
            <w:t>, 2020)</w:t>
          </w:r>
        </w:sdtContent>
      </w:sdt>
      <w:r w:rsidR="00A059F6">
        <w:rPr>
          <w:rFonts w:ascii="Times New Roman" w:hAnsi="Times New Roman" w:cs="Times New Roman"/>
          <w:color w:val="000000"/>
          <w:sz w:val="24"/>
          <w:szCs w:val="24"/>
        </w:rPr>
        <w:t>.</w:t>
      </w:r>
    </w:p>
    <w:p w14:paraId="73E9BE1A" w14:textId="0509CE4D" w:rsidR="00377EDE" w:rsidRDefault="00377EDE" w:rsidP="00280274">
      <w:pPr>
        <w:pStyle w:val="SemEspaamento"/>
        <w:spacing w:line="360" w:lineRule="auto"/>
        <w:ind w:firstLine="851"/>
        <w:jc w:val="both"/>
        <w:rPr>
          <w:rFonts w:ascii="Times New Roman" w:hAnsi="Times New Roman" w:cs="Times New Roman"/>
          <w:sz w:val="24"/>
          <w:szCs w:val="24"/>
        </w:rPr>
      </w:pPr>
      <w:r>
        <w:rPr>
          <w:rFonts w:ascii="Times New Roman" w:hAnsi="Times New Roman" w:cs="Times New Roman"/>
          <w:sz w:val="24"/>
          <w:szCs w:val="24"/>
        </w:rPr>
        <w:t xml:space="preserve">Em síntese, </w:t>
      </w:r>
      <w:r w:rsidR="002F272E">
        <w:rPr>
          <w:rFonts w:ascii="Times New Roman" w:hAnsi="Times New Roman" w:cs="Times New Roman"/>
          <w:sz w:val="24"/>
          <w:szCs w:val="24"/>
        </w:rPr>
        <w:t>há padrões de carreiras que são recorrentes, como de persistentes, necessidade e intermitentes, conforme caracterizados nos parágrafos anteriores</w:t>
      </w:r>
      <w:r>
        <w:rPr>
          <w:rFonts w:ascii="Times New Roman" w:hAnsi="Times New Roman" w:cs="Times New Roman"/>
          <w:sz w:val="24"/>
          <w:szCs w:val="24"/>
        </w:rPr>
        <w:t xml:space="preserve">. </w:t>
      </w:r>
      <w:r w:rsidR="00372CBC">
        <w:rPr>
          <w:rFonts w:ascii="Times New Roman" w:hAnsi="Times New Roman" w:cs="Times New Roman"/>
          <w:sz w:val="24"/>
          <w:szCs w:val="24"/>
        </w:rPr>
        <w:t>Conforme já pontuado</w:t>
      </w:r>
      <w:r>
        <w:rPr>
          <w:rFonts w:ascii="Times New Roman" w:hAnsi="Times New Roman" w:cs="Times New Roman"/>
          <w:sz w:val="24"/>
          <w:szCs w:val="24"/>
        </w:rPr>
        <w:t xml:space="preserve">, os </w:t>
      </w:r>
      <w:r w:rsidR="00076351">
        <w:rPr>
          <w:rFonts w:ascii="Times New Roman" w:hAnsi="Times New Roman" w:cs="Times New Roman"/>
          <w:sz w:val="24"/>
          <w:szCs w:val="24"/>
        </w:rPr>
        <w:t>TCP são um perfil marcado pela heterogeneidade</w:t>
      </w:r>
      <w:r w:rsidR="00372CBC">
        <w:rPr>
          <w:rFonts w:ascii="Times New Roman" w:hAnsi="Times New Roman" w:cs="Times New Roman"/>
          <w:sz w:val="24"/>
          <w:szCs w:val="24"/>
        </w:rPr>
        <w:t xml:space="preserve"> (Cohen, 2025)</w:t>
      </w:r>
      <w:r w:rsidR="00076351">
        <w:rPr>
          <w:rFonts w:ascii="Times New Roman" w:hAnsi="Times New Roman" w:cs="Times New Roman"/>
          <w:sz w:val="24"/>
          <w:szCs w:val="24"/>
        </w:rPr>
        <w:t>.</w:t>
      </w:r>
      <w:r w:rsidR="00372CBC">
        <w:rPr>
          <w:rFonts w:ascii="Times New Roman" w:hAnsi="Times New Roman" w:cs="Times New Roman"/>
          <w:sz w:val="24"/>
          <w:szCs w:val="24"/>
        </w:rPr>
        <w:t xml:space="preserve"> As categorias de trajetórias não são diferentes. Esses mesmos estudos revelam que as trajetórias identificadas</w:t>
      </w:r>
    </w:p>
    <w:p w14:paraId="6F13AEA5" w14:textId="65839552" w:rsidR="00280274" w:rsidRPr="00377A93" w:rsidRDefault="00076351" w:rsidP="00280274">
      <w:pPr>
        <w:pStyle w:val="SemEspaamento"/>
        <w:spacing w:line="360" w:lineRule="auto"/>
        <w:ind w:firstLine="851"/>
        <w:jc w:val="both"/>
        <w:rPr>
          <w:rFonts w:ascii="Times New Roman" w:hAnsi="Times New Roman" w:cs="Times New Roman"/>
          <w:sz w:val="24"/>
          <w:szCs w:val="24"/>
        </w:rPr>
      </w:pPr>
      <w:r>
        <w:rPr>
          <w:rFonts w:ascii="Times New Roman" w:hAnsi="Times New Roman" w:cs="Times New Roman"/>
          <w:sz w:val="24"/>
          <w:szCs w:val="24"/>
        </w:rPr>
        <w:t xml:space="preserve">Os perfis revelam </w:t>
      </w:r>
      <w:r w:rsidR="00280274">
        <w:rPr>
          <w:rFonts w:ascii="Times New Roman" w:hAnsi="Times New Roman" w:cs="Times New Roman"/>
          <w:sz w:val="24"/>
          <w:szCs w:val="24"/>
        </w:rPr>
        <w:t xml:space="preserve">O perfil </w:t>
      </w:r>
      <w:r w:rsidR="00280274" w:rsidRPr="00377A93">
        <w:rPr>
          <w:rFonts w:ascii="Times New Roman" w:hAnsi="Times New Roman" w:cs="Times New Roman"/>
          <w:sz w:val="24"/>
          <w:szCs w:val="24"/>
        </w:rPr>
        <w:t>sociodemográfic</w:t>
      </w:r>
      <w:r w:rsidR="00280274">
        <w:rPr>
          <w:rFonts w:ascii="Times New Roman" w:hAnsi="Times New Roman" w:cs="Times New Roman"/>
          <w:sz w:val="24"/>
          <w:szCs w:val="24"/>
        </w:rPr>
        <w:t xml:space="preserve">o dos indivíduos que integram cada trajetória revela </w:t>
      </w:r>
      <w:r w:rsidR="00280274" w:rsidRPr="00377A93">
        <w:rPr>
          <w:rFonts w:ascii="Times New Roman" w:hAnsi="Times New Roman" w:cs="Times New Roman"/>
          <w:sz w:val="24"/>
          <w:szCs w:val="24"/>
        </w:rPr>
        <w:t>informações</w:t>
      </w:r>
      <w:r w:rsidR="00280274">
        <w:rPr>
          <w:rFonts w:ascii="Times New Roman" w:hAnsi="Times New Roman" w:cs="Times New Roman"/>
          <w:sz w:val="24"/>
          <w:szCs w:val="24"/>
        </w:rPr>
        <w:t xml:space="preserve"> adicionais</w:t>
      </w:r>
      <w:r w:rsidR="00280274" w:rsidRPr="00377A93">
        <w:rPr>
          <w:rFonts w:ascii="Times New Roman" w:hAnsi="Times New Roman" w:cs="Times New Roman"/>
          <w:sz w:val="24"/>
          <w:szCs w:val="24"/>
        </w:rPr>
        <w:t xml:space="preserve">. </w:t>
      </w:r>
      <w:r w:rsidR="00280274">
        <w:rPr>
          <w:rFonts w:ascii="Times New Roman" w:hAnsi="Times New Roman" w:cs="Times New Roman"/>
          <w:sz w:val="24"/>
          <w:szCs w:val="24"/>
        </w:rPr>
        <w:t>E</w:t>
      </w:r>
      <w:r w:rsidR="00280274" w:rsidRPr="00377A93">
        <w:rPr>
          <w:rFonts w:ascii="Times New Roman" w:hAnsi="Times New Roman" w:cs="Times New Roman"/>
          <w:sz w:val="24"/>
          <w:szCs w:val="24"/>
        </w:rPr>
        <w:t xml:space="preserve">studos mostram que mulheres são maioria em trajetórias caracterizadas pela inatividade ou desemprego, enquanto homens têm maior representação em carreiras de trabalho autônomo estáveis </w:t>
      </w:r>
      <w:sdt>
        <w:sdtPr>
          <w:rPr>
            <w:rFonts w:ascii="Times New Roman" w:hAnsi="Times New Roman" w:cs="Times New Roman"/>
            <w:color w:val="000000"/>
            <w:sz w:val="24"/>
            <w:szCs w:val="24"/>
          </w:rPr>
          <w:tag w:val="MENDELEY_CITATION_v3_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fV19"/>
          <w:id w:val="567935227"/>
          <w:placeholder>
            <w:docPart w:val="86D57911046D4BE59D3C04BABE23BE18"/>
          </w:placeholder>
        </w:sdtPr>
        <w:sdtEndPr/>
        <w:sdtContent>
          <w:r w:rsidR="00BD5B55" w:rsidRPr="00BD5B55">
            <w:rPr>
              <w:rFonts w:ascii="Times New Roman" w:eastAsia="Times New Roman" w:hAnsi="Times New Roman" w:cs="Times New Roman"/>
              <w:color w:val="000000"/>
              <w:sz w:val="24"/>
            </w:rPr>
            <w:t>(</w:t>
          </w:r>
          <w:proofErr w:type="spellStart"/>
          <w:r w:rsidR="00BD5B55" w:rsidRPr="00BD5B55">
            <w:rPr>
              <w:rFonts w:ascii="Times New Roman" w:eastAsia="Times New Roman" w:hAnsi="Times New Roman" w:cs="Times New Roman"/>
              <w:color w:val="000000"/>
              <w:sz w:val="24"/>
            </w:rPr>
            <w:t>Bay</w:t>
          </w:r>
          <w:proofErr w:type="spellEnd"/>
          <w:r w:rsidR="00BD5B55" w:rsidRPr="00BD5B55">
            <w:rPr>
              <w:rFonts w:ascii="Times New Roman" w:eastAsia="Times New Roman" w:hAnsi="Times New Roman" w:cs="Times New Roman"/>
              <w:color w:val="000000"/>
              <w:sz w:val="24"/>
            </w:rPr>
            <w:t xml:space="preserve"> &amp; Koster, 2023a; </w:t>
          </w:r>
          <w:proofErr w:type="spellStart"/>
          <w:r w:rsidR="00BD5B55" w:rsidRPr="00BD5B55">
            <w:rPr>
              <w:rFonts w:ascii="Times New Roman" w:eastAsia="Times New Roman" w:hAnsi="Times New Roman" w:cs="Times New Roman"/>
              <w:color w:val="000000"/>
              <w:sz w:val="24"/>
            </w:rPr>
            <w:t>Beusch</w:t>
          </w:r>
          <w:proofErr w:type="spellEnd"/>
          <w:r w:rsidR="00BD5B55" w:rsidRPr="00BD5B55">
            <w:rPr>
              <w:rFonts w:ascii="Times New Roman" w:eastAsia="Times New Roman" w:hAnsi="Times New Roman" w:cs="Times New Roman"/>
              <w:color w:val="000000"/>
              <w:sz w:val="24"/>
            </w:rPr>
            <w:t xml:space="preserve"> &amp; van </w:t>
          </w:r>
          <w:proofErr w:type="spellStart"/>
          <w:r w:rsidR="00BD5B55" w:rsidRPr="00BD5B55">
            <w:rPr>
              <w:rFonts w:ascii="Times New Roman" w:eastAsia="Times New Roman" w:hAnsi="Times New Roman" w:cs="Times New Roman"/>
              <w:color w:val="000000"/>
              <w:sz w:val="24"/>
            </w:rPr>
            <w:t>Soest</w:t>
          </w:r>
          <w:proofErr w:type="spellEnd"/>
          <w:r w:rsidR="00BD5B55" w:rsidRPr="00BD5B55">
            <w:rPr>
              <w:rFonts w:ascii="Times New Roman" w:eastAsia="Times New Roman" w:hAnsi="Times New Roman" w:cs="Times New Roman"/>
              <w:color w:val="000000"/>
              <w:sz w:val="24"/>
            </w:rPr>
            <w:t>, 2020a; Sun et al., 2024a)</w:t>
          </w:r>
        </w:sdtContent>
      </w:sdt>
      <w:r w:rsidR="00280274" w:rsidRPr="00377A93">
        <w:rPr>
          <w:rFonts w:ascii="Times New Roman" w:hAnsi="Times New Roman" w:cs="Times New Roman"/>
          <w:sz w:val="24"/>
          <w:szCs w:val="24"/>
        </w:rPr>
        <w:t xml:space="preserve">. Com relação à idade, na Holanda, os autônomos por necessidade são mais velhos e os intermitentes mais jovens </w:t>
      </w:r>
      <w:sdt>
        <w:sdtPr>
          <w:rPr>
            <w:rFonts w:ascii="Times New Roman" w:hAnsi="Times New Roman" w:cs="Times New Roman"/>
            <w:color w:val="000000"/>
            <w:sz w:val="24"/>
            <w:szCs w:val="24"/>
          </w:rPr>
          <w:tag w:val="MENDELEY_CITATION_v3_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V19"/>
          <w:id w:val="-1772315923"/>
          <w:placeholder>
            <w:docPart w:val="86D57911046D4BE59D3C04BABE23BE18"/>
          </w:placeholder>
        </w:sdtPr>
        <w:sdtEndPr/>
        <w:sdtContent>
          <w:r w:rsidR="00BD5B55" w:rsidRPr="00BD5B55">
            <w:rPr>
              <w:rFonts w:ascii="Times New Roman" w:eastAsia="Times New Roman" w:hAnsi="Times New Roman" w:cs="Times New Roman"/>
              <w:color w:val="000000"/>
              <w:sz w:val="24"/>
            </w:rPr>
            <w:t>(</w:t>
          </w:r>
          <w:proofErr w:type="spellStart"/>
          <w:r w:rsidR="00BD5B55" w:rsidRPr="00BD5B55">
            <w:rPr>
              <w:rFonts w:ascii="Times New Roman" w:eastAsia="Times New Roman" w:hAnsi="Times New Roman" w:cs="Times New Roman"/>
              <w:color w:val="000000"/>
              <w:sz w:val="24"/>
            </w:rPr>
            <w:t>Bay</w:t>
          </w:r>
          <w:proofErr w:type="spellEnd"/>
          <w:r w:rsidR="00BD5B55" w:rsidRPr="00BD5B55">
            <w:rPr>
              <w:rFonts w:ascii="Times New Roman" w:eastAsia="Times New Roman" w:hAnsi="Times New Roman" w:cs="Times New Roman"/>
              <w:color w:val="000000"/>
              <w:sz w:val="24"/>
            </w:rPr>
            <w:t xml:space="preserve"> &amp; Koster, 2023a; </w:t>
          </w:r>
          <w:proofErr w:type="spellStart"/>
          <w:r w:rsidR="00BD5B55" w:rsidRPr="00BD5B55">
            <w:rPr>
              <w:rFonts w:ascii="Times New Roman" w:eastAsia="Times New Roman" w:hAnsi="Times New Roman" w:cs="Times New Roman"/>
              <w:color w:val="000000"/>
              <w:sz w:val="24"/>
            </w:rPr>
            <w:t>Beusch</w:t>
          </w:r>
          <w:proofErr w:type="spellEnd"/>
          <w:r w:rsidR="00BD5B55" w:rsidRPr="00BD5B55">
            <w:rPr>
              <w:rFonts w:ascii="Times New Roman" w:eastAsia="Times New Roman" w:hAnsi="Times New Roman" w:cs="Times New Roman"/>
              <w:color w:val="000000"/>
              <w:sz w:val="24"/>
            </w:rPr>
            <w:t xml:space="preserve"> &amp; van </w:t>
          </w:r>
          <w:proofErr w:type="spellStart"/>
          <w:r w:rsidR="00BD5B55" w:rsidRPr="00BD5B55">
            <w:rPr>
              <w:rFonts w:ascii="Times New Roman" w:eastAsia="Times New Roman" w:hAnsi="Times New Roman" w:cs="Times New Roman"/>
              <w:color w:val="000000"/>
              <w:sz w:val="24"/>
            </w:rPr>
            <w:t>Soest</w:t>
          </w:r>
          <w:proofErr w:type="spellEnd"/>
          <w:r w:rsidR="00BD5B55" w:rsidRPr="00BD5B55">
            <w:rPr>
              <w:rFonts w:ascii="Times New Roman" w:eastAsia="Times New Roman" w:hAnsi="Times New Roman" w:cs="Times New Roman"/>
              <w:color w:val="000000"/>
              <w:sz w:val="24"/>
            </w:rPr>
            <w:t>, 2020a)</w:t>
          </w:r>
        </w:sdtContent>
      </w:sdt>
      <w:r w:rsidR="00280274" w:rsidRPr="00377A93">
        <w:rPr>
          <w:rFonts w:ascii="Times New Roman" w:hAnsi="Times New Roman" w:cs="Times New Roman"/>
          <w:sz w:val="24"/>
          <w:szCs w:val="24"/>
        </w:rPr>
        <w:t>. Na China</w:t>
      </w:r>
      <w:r w:rsidR="00280274" w:rsidRPr="008F0F3D">
        <w:rPr>
          <w:rFonts w:ascii="Times New Roman" w:hAnsi="Times New Roman" w:cs="Times New Roman"/>
          <w:sz w:val="24"/>
          <w:szCs w:val="24"/>
        </w:rPr>
        <w:t>, a relação se inverte</w:t>
      </w:r>
      <w:r w:rsidR="00280274" w:rsidRPr="00377A93">
        <w:rPr>
          <w:rFonts w:ascii="Times New Roman" w:hAnsi="Times New Roman" w:cs="Times New Roman"/>
          <w:sz w:val="24"/>
          <w:szCs w:val="24"/>
        </w:rPr>
        <w:t xml:space="preserve">, os intermitentes </w:t>
      </w:r>
      <w:r w:rsidR="00280274">
        <w:rPr>
          <w:rFonts w:ascii="Times New Roman" w:hAnsi="Times New Roman" w:cs="Times New Roman"/>
          <w:sz w:val="24"/>
          <w:szCs w:val="24"/>
        </w:rPr>
        <w:t xml:space="preserve">são </w:t>
      </w:r>
      <w:r w:rsidR="00280274" w:rsidRPr="00377A93">
        <w:rPr>
          <w:rFonts w:ascii="Times New Roman" w:hAnsi="Times New Roman" w:cs="Times New Roman"/>
          <w:sz w:val="24"/>
          <w:szCs w:val="24"/>
        </w:rPr>
        <w:t>mais velhos e os autônomos persistentes</w:t>
      </w:r>
      <w:r w:rsidR="00280274">
        <w:rPr>
          <w:rFonts w:ascii="Times New Roman" w:hAnsi="Times New Roman" w:cs="Times New Roman"/>
          <w:sz w:val="24"/>
          <w:szCs w:val="24"/>
        </w:rPr>
        <w:t xml:space="preserve"> são mais jovens</w:t>
      </w:r>
      <w:r w:rsidR="00280274" w:rsidRPr="00377A9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LCJzdXBwcmVzcy1hdXRob3IiOmZhbHNlLCJjb21wb3NpdGUiOmZhbHNlLCJhdXRob3Itb25seSI6ZmFsc2V9XX0="/>
          <w:id w:val="-902302433"/>
          <w:placeholder>
            <w:docPart w:val="86D57911046D4BE59D3C04BABE23BE18"/>
          </w:placeholder>
        </w:sdtPr>
        <w:sdtEndPr/>
        <w:sdtContent>
          <w:r w:rsidR="00BD5B55" w:rsidRPr="00BD5B55">
            <w:rPr>
              <w:rFonts w:ascii="Times New Roman" w:hAnsi="Times New Roman" w:cs="Times New Roman"/>
              <w:color w:val="000000"/>
              <w:sz w:val="24"/>
              <w:szCs w:val="24"/>
            </w:rPr>
            <w:t>(Sun et al., 2024a)</w:t>
          </w:r>
        </w:sdtContent>
      </w:sdt>
      <w:r w:rsidR="00280274" w:rsidRPr="00377A93">
        <w:rPr>
          <w:rFonts w:ascii="Times New Roman" w:hAnsi="Times New Roman" w:cs="Times New Roman"/>
          <w:sz w:val="24"/>
          <w:szCs w:val="24"/>
        </w:rPr>
        <w:t xml:space="preserve">. </w:t>
      </w:r>
    </w:p>
    <w:p w14:paraId="611FE43A" w14:textId="347DC3E4" w:rsidR="00280274" w:rsidRPr="00377A93" w:rsidRDefault="00280274" w:rsidP="00280274">
      <w:pPr>
        <w:pStyle w:val="SemEspaamento"/>
        <w:spacing w:line="360" w:lineRule="auto"/>
        <w:ind w:firstLine="851"/>
        <w:jc w:val="both"/>
        <w:rPr>
          <w:rFonts w:ascii="Times New Roman" w:hAnsi="Times New Roman" w:cs="Times New Roman"/>
          <w:sz w:val="24"/>
          <w:szCs w:val="24"/>
        </w:rPr>
      </w:pPr>
      <w:r w:rsidRPr="00377A93">
        <w:rPr>
          <w:rFonts w:ascii="Times New Roman" w:hAnsi="Times New Roman" w:cs="Times New Roman"/>
          <w:sz w:val="24"/>
          <w:szCs w:val="24"/>
        </w:rPr>
        <w:t>Quanto ao grau de instrução, o</w:t>
      </w:r>
      <w:r>
        <w:rPr>
          <w:rFonts w:ascii="Times New Roman" w:hAnsi="Times New Roman" w:cs="Times New Roman"/>
          <w:sz w:val="24"/>
          <w:szCs w:val="24"/>
        </w:rPr>
        <w:t>s</w:t>
      </w:r>
      <w:r w:rsidRPr="00377A93">
        <w:rPr>
          <w:rFonts w:ascii="Times New Roman" w:hAnsi="Times New Roman" w:cs="Times New Roman"/>
          <w:sz w:val="24"/>
          <w:szCs w:val="24"/>
        </w:rPr>
        <w:t xml:space="preserve"> TCP por necessidade</w:t>
      </w:r>
      <w:r>
        <w:rPr>
          <w:rFonts w:ascii="Times New Roman" w:hAnsi="Times New Roman" w:cs="Times New Roman"/>
          <w:sz w:val="24"/>
          <w:szCs w:val="24"/>
        </w:rPr>
        <w:t xml:space="preserve"> possuem menor escolaridade (</w:t>
      </w:r>
      <w:proofErr w:type="spellStart"/>
      <w:r>
        <w:rPr>
          <w:rFonts w:ascii="Times New Roman" w:hAnsi="Times New Roman" w:cs="Times New Roman"/>
          <w:sz w:val="24"/>
          <w:szCs w:val="24"/>
        </w:rPr>
        <w:t>Bay</w:t>
      </w:r>
      <w:proofErr w:type="spellEnd"/>
      <w:r>
        <w:rPr>
          <w:rFonts w:ascii="Times New Roman" w:hAnsi="Times New Roman" w:cs="Times New Roman"/>
          <w:sz w:val="24"/>
          <w:szCs w:val="24"/>
        </w:rPr>
        <w:t xml:space="preserve"> e Koster, 2023; Sun, Jin e Zhao, 2024a)</w:t>
      </w:r>
      <w:r w:rsidRPr="00377A93">
        <w:rPr>
          <w:rFonts w:ascii="Times New Roman" w:hAnsi="Times New Roman" w:cs="Times New Roman"/>
          <w:sz w:val="24"/>
          <w:szCs w:val="24"/>
        </w:rPr>
        <w:t>.</w:t>
      </w:r>
      <w:r>
        <w:rPr>
          <w:rFonts w:ascii="Times New Roman" w:hAnsi="Times New Roman" w:cs="Times New Roman"/>
          <w:sz w:val="24"/>
          <w:szCs w:val="24"/>
        </w:rPr>
        <w:t xml:space="preserve"> </w:t>
      </w:r>
      <w:r w:rsidRPr="00377A93">
        <w:rPr>
          <w:rFonts w:ascii="Times New Roman" w:hAnsi="Times New Roman" w:cs="Times New Roman"/>
          <w:sz w:val="24"/>
          <w:szCs w:val="24"/>
        </w:rPr>
        <w:t>Quanto à localização, na Holanda, os trabalhadores por conta própria persistentes</w:t>
      </w:r>
      <w:r>
        <w:rPr>
          <w:rFonts w:ascii="Times New Roman" w:hAnsi="Times New Roman" w:cs="Times New Roman"/>
          <w:sz w:val="24"/>
          <w:szCs w:val="24"/>
        </w:rPr>
        <w:t xml:space="preserve"> na sua maior parte são </w:t>
      </w:r>
      <w:r>
        <w:rPr>
          <w:rFonts w:ascii="Times New Roman" w:hAnsi="Times New Roman" w:cs="Times New Roman"/>
          <w:sz w:val="24"/>
          <w:szCs w:val="24"/>
        </w:rPr>
        <w:lastRenderedPageBreak/>
        <w:t>pertencentes às</w:t>
      </w:r>
      <w:r w:rsidRPr="00377A93">
        <w:rPr>
          <w:rFonts w:ascii="Times New Roman" w:hAnsi="Times New Roman" w:cs="Times New Roman"/>
          <w:sz w:val="24"/>
          <w:szCs w:val="24"/>
        </w:rPr>
        <w:t xml:space="preserve"> zonas rurais (48%) </w:t>
      </w:r>
      <w:sdt>
        <w:sdtPr>
          <w:rPr>
            <w:rFonts w:ascii="Calibri" w:hAnsi="Calibri" w:cs="Calibri"/>
            <w:color w:val="000000"/>
            <w:szCs w:val="24"/>
          </w:rPr>
          <w:tag w:val="MENDELEY_CITATION_v3_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V19"/>
          <w:id w:val="-179661749"/>
          <w:placeholder>
            <w:docPart w:val="86D57911046D4BE59D3C04BABE23BE18"/>
          </w:placeholder>
        </w:sdtPr>
        <w:sdtEndPr/>
        <w:sdtContent>
          <w:r w:rsidR="00BD5B55" w:rsidRPr="00BD5B55">
            <w:rPr>
              <w:rFonts w:ascii="Calibri" w:eastAsia="Times New Roman" w:hAnsi="Calibri" w:cs="Calibri"/>
              <w:color w:val="000000"/>
            </w:rPr>
            <w:t>(</w:t>
          </w:r>
          <w:proofErr w:type="spellStart"/>
          <w:r w:rsidR="00BD5B55" w:rsidRPr="00BD5B55">
            <w:rPr>
              <w:rFonts w:ascii="Calibri" w:eastAsia="Times New Roman" w:hAnsi="Calibri" w:cs="Calibri"/>
              <w:color w:val="000000"/>
            </w:rPr>
            <w:t>Bay</w:t>
          </w:r>
          <w:proofErr w:type="spellEnd"/>
          <w:r w:rsidR="00BD5B55" w:rsidRPr="00BD5B55">
            <w:rPr>
              <w:rFonts w:ascii="Calibri" w:eastAsia="Times New Roman" w:hAnsi="Calibri" w:cs="Calibri"/>
              <w:color w:val="000000"/>
            </w:rPr>
            <w:t xml:space="preserve"> &amp; Koster, 2023a)</w:t>
          </w:r>
        </w:sdtContent>
      </w:sdt>
      <w:r w:rsidRPr="00377A93">
        <w:rPr>
          <w:rFonts w:ascii="Times New Roman" w:hAnsi="Times New Roman" w:cs="Times New Roman"/>
          <w:sz w:val="24"/>
          <w:szCs w:val="24"/>
        </w:rPr>
        <w:t xml:space="preserve">. Na China, os padrões de autônomos estáveis também é o mais ruralizado (35%), seguida dos por necessidade (30%) e intermitentes (27%) </w:t>
      </w:r>
      <w:sdt>
        <w:sdtPr>
          <w:rPr>
            <w:rFonts w:ascii="Times New Roman" w:hAnsi="Times New Roman" w:cs="Times New Roman"/>
            <w:color w:val="000000"/>
            <w:sz w:val="24"/>
            <w:szCs w:val="24"/>
          </w:rPr>
          <w:tag w:val="MENDELEY_CITATION_v3_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fV19"/>
          <w:id w:val="2066688253"/>
          <w:placeholder>
            <w:docPart w:val="86D57911046D4BE59D3C04BABE23BE18"/>
          </w:placeholder>
        </w:sdtPr>
        <w:sdtEndPr/>
        <w:sdtContent>
          <w:r w:rsidR="00BD5B55" w:rsidRPr="00BD5B55">
            <w:rPr>
              <w:rFonts w:ascii="Times New Roman" w:hAnsi="Times New Roman" w:cs="Times New Roman"/>
              <w:color w:val="000000"/>
              <w:sz w:val="24"/>
              <w:szCs w:val="24"/>
            </w:rPr>
            <w:t>(Sun et al., 2024a)</w:t>
          </w:r>
        </w:sdtContent>
      </w:sdt>
      <w:r w:rsidRPr="00377A93">
        <w:rPr>
          <w:rFonts w:ascii="Times New Roman" w:hAnsi="Times New Roman" w:cs="Times New Roman"/>
          <w:sz w:val="24"/>
          <w:szCs w:val="24"/>
        </w:rPr>
        <w:t>.</w:t>
      </w:r>
    </w:p>
    <w:p w14:paraId="1F8381AE" w14:textId="74E79374" w:rsidR="00280274" w:rsidRDefault="00280274" w:rsidP="00280274">
      <w:pPr>
        <w:pStyle w:val="SemEspaamento"/>
        <w:spacing w:line="360" w:lineRule="auto"/>
        <w:ind w:firstLine="851"/>
        <w:jc w:val="both"/>
        <w:rPr>
          <w:rFonts w:ascii="Times New Roman" w:hAnsi="Times New Roman" w:cs="Times New Roman"/>
          <w:sz w:val="24"/>
          <w:szCs w:val="24"/>
        </w:rPr>
      </w:pPr>
      <w:r w:rsidRPr="00377A93">
        <w:rPr>
          <w:rFonts w:ascii="Times New Roman" w:hAnsi="Times New Roman" w:cs="Times New Roman"/>
          <w:sz w:val="24"/>
          <w:szCs w:val="24"/>
        </w:rPr>
        <w:t xml:space="preserve">Observar quais trajetórias estão associadas </w:t>
      </w:r>
      <w:r>
        <w:rPr>
          <w:rFonts w:ascii="Times New Roman" w:hAnsi="Times New Roman" w:cs="Times New Roman"/>
          <w:sz w:val="24"/>
          <w:szCs w:val="24"/>
        </w:rPr>
        <w:t xml:space="preserve">a </w:t>
      </w:r>
      <w:r w:rsidRPr="00377A93">
        <w:rPr>
          <w:rFonts w:ascii="Times New Roman" w:hAnsi="Times New Roman" w:cs="Times New Roman"/>
          <w:sz w:val="24"/>
          <w:szCs w:val="24"/>
        </w:rPr>
        <w:t xml:space="preserve">maior renda e satisfação também é objeto das pesquisas. </w:t>
      </w:r>
      <w:r>
        <w:rPr>
          <w:rFonts w:ascii="Times New Roman" w:hAnsi="Times New Roman" w:cs="Times New Roman"/>
          <w:sz w:val="24"/>
          <w:szCs w:val="24"/>
        </w:rPr>
        <w:t>O</w:t>
      </w:r>
      <w:r w:rsidRPr="00377A93">
        <w:rPr>
          <w:rFonts w:ascii="Times New Roman" w:hAnsi="Times New Roman" w:cs="Times New Roman"/>
          <w:sz w:val="24"/>
          <w:szCs w:val="24"/>
        </w:rPr>
        <w:t xml:space="preserve"> estudo alemão mostrou que os </w:t>
      </w:r>
      <w:r>
        <w:rPr>
          <w:rFonts w:ascii="Times New Roman" w:hAnsi="Times New Roman" w:cs="Times New Roman"/>
          <w:sz w:val="24"/>
          <w:szCs w:val="24"/>
        </w:rPr>
        <w:t xml:space="preserve">TCP </w:t>
      </w:r>
      <w:r w:rsidRPr="00377A93">
        <w:rPr>
          <w:rFonts w:ascii="Times New Roman" w:hAnsi="Times New Roman" w:cs="Times New Roman"/>
          <w:sz w:val="24"/>
          <w:szCs w:val="24"/>
        </w:rPr>
        <w:t>persistentes têm maior renda, e os autônomos por necessidade,</w:t>
      </w:r>
      <w:r>
        <w:rPr>
          <w:rFonts w:ascii="Times New Roman" w:hAnsi="Times New Roman" w:cs="Times New Roman"/>
          <w:sz w:val="24"/>
          <w:szCs w:val="24"/>
        </w:rPr>
        <w:t xml:space="preserve"> as</w:t>
      </w:r>
      <w:r w:rsidRPr="00377A93">
        <w:rPr>
          <w:rFonts w:ascii="Times New Roman" w:hAnsi="Times New Roman" w:cs="Times New Roman"/>
          <w:sz w:val="24"/>
          <w:szCs w:val="24"/>
        </w:rPr>
        <w:t xml:space="preserve"> </w:t>
      </w:r>
      <w:r>
        <w:rPr>
          <w:rFonts w:ascii="Times New Roman" w:hAnsi="Times New Roman" w:cs="Times New Roman"/>
          <w:sz w:val="24"/>
          <w:szCs w:val="24"/>
        </w:rPr>
        <w:t>menores</w:t>
      </w:r>
      <w:r w:rsidRPr="00377A93">
        <w:rPr>
          <w:rFonts w:ascii="Times New Roman" w:hAnsi="Times New Roman" w:cs="Times New Roman"/>
          <w:sz w:val="24"/>
          <w:szCs w:val="24"/>
        </w:rPr>
        <w:t xml:space="preserve">, assim como na satisfação com a vida e no trabalho </w:t>
      </w:r>
      <w:sdt>
        <w:sdtPr>
          <w:rPr>
            <w:rFonts w:ascii="Times New Roman" w:hAnsi="Times New Roman" w:cs="Times New Roman"/>
            <w:color w:val="000000"/>
            <w:sz w:val="24"/>
            <w:szCs w:val="24"/>
          </w:rPr>
          <w:tag w:val="MENDELEY_CITATION_v3_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"/>
          <w:id w:val="985976325"/>
          <w:placeholder>
            <w:docPart w:val="86D57911046D4BE59D3C04BABE23BE18"/>
          </w:placeholder>
        </w:sdtPr>
        <w:sdtEndPr/>
        <w:sdtContent>
          <w:r w:rsidR="00BD5B55" w:rsidRPr="00BD5B55">
            <w:rPr>
              <w:rFonts w:ascii="Times New Roman" w:hAnsi="Times New Roman" w:cs="Times New Roman"/>
              <w:color w:val="000000"/>
              <w:sz w:val="24"/>
              <w:szCs w:val="24"/>
            </w:rPr>
            <w:t>(Koch et al., 2021a)</w:t>
          </w:r>
        </w:sdtContent>
      </w:sdt>
      <w:r w:rsidRPr="00377A93">
        <w:rPr>
          <w:rFonts w:ascii="Times New Roman" w:hAnsi="Times New Roman" w:cs="Times New Roman"/>
          <w:sz w:val="24"/>
          <w:szCs w:val="24"/>
        </w:rPr>
        <w:t xml:space="preserve">. No entanto, </w:t>
      </w:r>
      <w:r>
        <w:rPr>
          <w:rFonts w:ascii="Times New Roman" w:hAnsi="Times New Roman" w:cs="Times New Roman"/>
          <w:sz w:val="24"/>
          <w:szCs w:val="24"/>
        </w:rPr>
        <w:t xml:space="preserve">no contexto chinês </w:t>
      </w:r>
      <w:r w:rsidRPr="00377A93">
        <w:rPr>
          <w:rFonts w:ascii="Times New Roman" w:hAnsi="Times New Roman" w:cs="Times New Roman"/>
          <w:sz w:val="24"/>
          <w:szCs w:val="24"/>
        </w:rPr>
        <w:t xml:space="preserve">não houve diferença significativa </w:t>
      </w:r>
      <w:r>
        <w:rPr>
          <w:rFonts w:ascii="Times New Roman" w:hAnsi="Times New Roman" w:cs="Times New Roman"/>
          <w:sz w:val="24"/>
          <w:szCs w:val="24"/>
        </w:rPr>
        <w:t xml:space="preserve">na renda </w:t>
      </w:r>
      <w:r w:rsidRPr="00377A93">
        <w:rPr>
          <w:rFonts w:ascii="Times New Roman" w:hAnsi="Times New Roman" w:cs="Times New Roman"/>
          <w:sz w:val="24"/>
          <w:szCs w:val="24"/>
        </w:rPr>
        <w:t xml:space="preserve">entre os grupos de empreendedores persistentes e intermitentes </w:t>
      </w:r>
      <w:sdt>
        <w:sdtPr>
          <w:rPr>
            <w:rFonts w:ascii="Times New Roman" w:hAnsi="Times New Roman" w:cs="Times New Roman"/>
            <w:color w:val="000000"/>
            <w:sz w:val="24"/>
            <w:szCs w:val="24"/>
          </w:rPr>
          <w:tag w:val="MENDELEY_CITATION_v3_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fV19"/>
          <w:id w:val="52351464"/>
          <w:placeholder>
            <w:docPart w:val="86D57911046D4BE59D3C04BABE23BE18"/>
          </w:placeholder>
        </w:sdtPr>
        <w:sdtEndPr/>
        <w:sdtContent>
          <w:r w:rsidR="00BD5B55" w:rsidRPr="00BD5B55">
            <w:rPr>
              <w:rFonts w:ascii="Times New Roman" w:hAnsi="Times New Roman" w:cs="Times New Roman"/>
              <w:color w:val="000000"/>
              <w:sz w:val="24"/>
              <w:szCs w:val="24"/>
            </w:rPr>
            <w:t>(Sun et al., 2024a)</w:t>
          </w:r>
        </w:sdtContent>
      </w:sdt>
      <w:r w:rsidRPr="00377A93">
        <w:rPr>
          <w:rFonts w:ascii="Times New Roman" w:hAnsi="Times New Roman" w:cs="Times New Roman"/>
          <w:sz w:val="24"/>
          <w:szCs w:val="24"/>
        </w:rPr>
        <w:t xml:space="preserve">. Quanto </w:t>
      </w:r>
      <w:r>
        <w:rPr>
          <w:rFonts w:ascii="Times New Roman" w:hAnsi="Times New Roman" w:cs="Times New Roman"/>
          <w:sz w:val="24"/>
          <w:szCs w:val="24"/>
        </w:rPr>
        <w:t>à</w:t>
      </w:r>
      <w:r w:rsidRPr="00377A93">
        <w:rPr>
          <w:rFonts w:ascii="Times New Roman" w:hAnsi="Times New Roman" w:cs="Times New Roman"/>
          <w:sz w:val="24"/>
          <w:szCs w:val="24"/>
        </w:rPr>
        <w:t xml:space="preserve"> satisfação, pesquisas encontraram impacto positivo apenas nas trajetórias de </w:t>
      </w:r>
      <w:proofErr w:type="spellStart"/>
      <w:r w:rsidRPr="00377A93">
        <w:rPr>
          <w:rFonts w:ascii="Times New Roman" w:hAnsi="Times New Roman" w:cs="Times New Roman"/>
          <w:sz w:val="24"/>
          <w:szCs w:val="24"/>
        </w:rPr>
        <w:t>TCPs</w:t>
      </w:r>
      <w:proofErr w:type="spellEnd"/>
      <w:r w:rsidRPr="00377A93">
        <w:rPr>
          <w:rFonts w:ascii="Times New Roman" w:hAnsi="Times New Roman" w:cs="Times New Roman"/>
          <w:sz w:val="24"/>
          <w:szCs w:val="24"/>
        </w:rPr>
        <w:t xml:space="preserve"> por necessidade, enquanto nos intermitentes não apresentou efeito significativo </w:t>
      </w:r>
      <w:sdt>
        <w:sdtPr>
          <w:rPr>
            <w:rFonts w:ascii="Times New Roman" w:hAnsi="Times New Roman" w:cs="Times New Roman"/>
            <w:color w:val="000000"/>
            <w:sz w:val="24"/>
            <w:szCs w:val="24"/>
          </w:rPr>
          <w:tag w:val="MENDELEY_CITATION_v3_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"/>
          <w:id w:val="2129119162"/>
          <w:placeholder>
            <w:docPart w:val="86D57911046D4BE59D3C04BABE23BE18"/>
          </w:placeholder>
        </w:sdtPr>
        <w:sdtEndPr/>
        <w:sdtContent>
          <w:r w:rsidR="00BD5B55" w:rsidRPr="00BD5B55">
            <w:rPr>
              <w:rFonts w:ascii="Times New Roman" w:hAnsi="Times New Roman" w:cs="Times New Roman"/>
              <w:color w:val="000000"/>
              <w:sz w:val="24"/>
              <w:szCs w:val="24"/>
            </w:rPr>
            <w:t>(</w:t>
          </w:r>
          <w:proofErr w:type="spellStart"/>
          <w:r w:rsidR="00BD5B55" w:rsidRPr="00BD5B55">
            <w:rPr>
              <w:rFonts w:ascii="Times New Roman" w:hAnsi="Times New Roman" w:cs="Times New Roman"/>
              <w:color w:val="000000"/>
              <w:sz w:val="24"/>
              <w:szCs w:val="24"/>
            </w:rPr>
            <w:t>Binder</w:t>
          </w:r>
          <w:proofErr w:type="spellEnd"/>
          <w:r w:rsidR="00BD5B55" w:rsidRPr="00BD5B55">
            <w:rPr>
              <w:rFonts w:ascii="Times New Roman" w:hAnsi="Times New Roman" w:cs="Times New Roman"/>
              <w:color w:val="000000"/>
              <w:sz w:val="24"/>
              <w:szCs w:val="24"/>
            </w:rPr>
            <w:t>, 2024)</w:t>
          </w:r>
        </w:sdtContent>
      </w:sdt>
      <w:r w:rsidRPr="00377A93">
        <w:rPr>
          <w:rFonts w:ascii="Times New Roman" w:hAnsi="Times New Roman" w:cs="Times New Roman"/>
          <w:sz w:val="24"/>
          <w:szCs w:val="24"/>
        </w:rPr>
        <w:t>.</w:t>
      </w:r>
    </w:p>
    <w:p w14:paraId="11E725C1" w14:textId="6BA0074C" w:rsidR="00FE08EB" w:rsidRDefault="00FE08EB" w:rsidP="00C85705">
      <w:pPr>
        <w:pStyle w:val="SemEspaamento"/>
        <w:spacing w:line="360" w:lineRule="auto"/>
        <w:ind w:firstLine="851"/>
        <w:jc w:val="both"/>
        <w:rPr>
          <w:rFonts w:ascii="Times New Roman" w:hAnsi="Times New Roman" w:cs="Times New Roman"/>
          <w:color w:val="000000"/>
          <w:sz w:val="24"/>
          <w:szCs w:val="24"/>
          <w:shd w:val="clear" w:color="auto" w:fill="FFFFFF"/>
        </w:rPr>
      </w:pPr>
    </w:p>
    <w:p w14:paraId="7544D290" w14:textId="6C4EC423" w:rsidR="00FE08EB" w:rsidRDefault="00FE08EB" w:rsidP="00C85705">
      <w:pPr>
        <w:pStyle w:val="SemEspaamento"/>
        <w:spacing w:line="360" w:lineRule="auto"/>
        <w:ind w:firstLine="851"/>
        <w:jc w:val="both"/>
        <w:rPr>
          <w:rFonts w:ascii="Times New Roman" w:hAnsi="Times New Roman" w:cs="Times New Roman"/>
          <w:color w:val="000000"/>
          <w:sz w:val="24"/>
          <w:szCs w:val="24"/>
          <w:shd w:val="clear" w:color="auto" w:fill="FFFFFF"/>
        </w:rPr>
      </w:pPr>
    </w:p>
    <w:p w14:paraId="24C76D39" w14:textId="77777777" w:rsidR="00FE08EB" w:rsidRDefault="00FE08EB" w:rsidP="00C85705">
      <w:pPr>
        <w:pStyle w:val="SemEspaamento"/>
        <w:spacing w:line="360" w:lineRule="auto"/>
        <w:ind w:firstLine="851"/>
        <w:jc w:val="both"/>
        <w:rPr>
          <w:rFonts w:ascii="Times New Roman" w:hAnsi="Times New Roman" w:cs="Times New Roman"/>
          <w:color w:val="000000"/>
          <w:sz w:val="24"/>
          <w:szCs w:val="24"/>
          <w:shd w:val="clear" w:color="auto" w:fill="FFFFFF"/>
        </w:rPr>
      </w:pPr>
    </w:p>
    <w:p w14:paraId="3F69677B" w14:textId="77777777" w:rsidR="00811B9C" w:rsidRDefault="00811B9C" w:rsidP="0051771D">
      <w:pPr>
        <w:pStyle w:val="SemEspaamento"/>
        <w:spacing w:line="360" w:lineRule="auto"/>
        <w:ind w:firstLine="851"/>
        <w:jc w:val="both"/>
        <w:rPr>
          <w:rFonts w:ascii="Times New Roman" w:hAnsi="Times New Roman" w:cs="Times New Roman"/>
          <w:sz w:val="24"/>
          <w:szCs w:val="24"/>
          <w:shd w:val="clear" w:color="auto" w:fill="FFFFFF"/>
        </w:rPr>
      </w:pPr>
    </w:p>
    <w:p w14:paraId="79653AF9" w14:textId="58D711BD" w:rsidR="00CF518D" w:rsidRPr="00747FA6" w:rsidRDefault="00747FA6" w:rsidP="00747FA6">
      <w:pPr>
        <w:pStyle w:val="SemEspaamento"/>
        <w:spacing w:line="360" w:lineRule="auto"/>
        <w:jc w:val="both"/>
        <w:rPr>
          <w:rFonts w:ascii="Times New Roman" w:hAnsi="Times New Roman" w:cs="Times New Roman"/>
          <w:b/>
          <w:bCs/>
          <w:sz w:val="24"/>
          <w:szCs w:val="24"/>
          <w:shd w:val="clear" w:color="auto" w:fill="FFFFFF"/>
        </w:rPr>
      </w:pPr>
      <w:r w:rsidRPr="00747FA6">
        <w:rPr>
          <w:rFonts w:ascii="Times New Roman" w:hAnsi="Times New Roman" w:cs="Times New Roman"/>
          <w:b/>
          <w:bCs/>
          <w:sz w:val="24"/>
          <w:szCs w:val="24"/>
          <w:shd w:val="clear" w:color="auto" w:fill="FFFFFF"/>
        </w:rPr>
        <w:t>Referências bibliográficas</w:t>
      </w:r>
    </w:p>
    <w:p w14:paraId="22300163" w14:textId="578177D2" w:rsidR="00CF518D" w:rsidRDefault="00CF518D" w:rsidP="00747FA6">
      <w:pPr>
        <w:autoSpaceDE w:val="0"/>
        <w:autoSpaceDN w:val="0"/>
        <w:rPr>
          <w:rFonts w:ascii="Arial" w:hAnsi="Arial" w:cs="Arial"/>
          <w:i/>
          <w:iCs/>
          <w:color w:val="222222"/>
          <w:sz w:val="20"/>
          <w:szCs w:val="20"/>
          <w:shd w:val="clear" w:color="auto" w:fill="FFFFFF"/>
        </w:rPr>
      </w:pPr>
    </w:p>
    <w:sdt>
      <w:sdtPr>
        <w:rPr>
          <w:rFonts w:ascii="Arial" w:hAnsi="Arial" w:cs="Arial"/>
          <w:color w:val="222222"/>
          <w:sz w:val="20"/>
          <w:szCs w:val="20"/>
          <w:shd w:val="clear" w:color="auto" w:fill="FFFFFF"/>
        </w:rPr>
        <w:tag w:val="MENDELEY_BIBLIOGRAPHY"/>
        <w:id w:val="1965072076"/>
        <w:placeholder>
          <w:docPart w:val="DefaultPlaceholder_-1854013440"/>
        </w:placeholder>
      </w:sdtPr>
      <w:sdtEndPr/>
      <w:sdtContent>
        <w:p w14:paraId="065CCC92" w14:textId="77777777" w:rsidR="00E21024" w:rsidRPr="00E21024" w:rsidRDefault="00E21024">
          <w:pPr>
            <w:autoSpaceDE w:val="0"/>
            <w:autoSpaceDN w:val="0"/>
            <w:ind w:hanging="480"/>
            <w:divId w:val="42800085"/>
            <w:rPr>
              <w:rFonts w:ascii="Arial" w:eastAsia="Times New Roman" w:hAnsi="Arial" w:cs="Arial"/>
              <w:color w:val="222222"/>
              <w:sz w:val="20"/>
              <w:szCs w:val="24"/>
            </w:rPr>
          </w:pPr>
          <w:proofErr w:type="spellStart"/>
          <w:r w:rsidRPr="00E21024">
            <w:rPr>
              <w:rFonts w:ascii="Arial" w:eastAsia="Times New Roman" w:hAnsi="Arial" w:cs="Arial"/>
              <w:color w:val="222222"/>
              <w:sz w:val="20"/>
            </w:rPr>
            <w:t>Acs</w:t>
          </w:r>
          <w:proofErr w:type="spellEnd"/>
          <w:r w:rsidRPr="00E21024">
            <w:rPr>
              <w:rFonts w:ascii="Arial" w:eastAsia="Times New Roman" w:hAnsi="Arial" w:cs="Arial"/>
              <w:color w:val="222222"/>
              <w:sz w:val="20"/>
            </w:rPr>
            <w:t xml:space="preserve">, Z. (2006). </w:t>
          </w:r>
          <w:proofErr w:type="spellStart"/>
          <w:r w:rsidRPr="00E21024">
            <w:rPr>
              <w:rFonts w:ascii="Arial" w:eastAsia="Times New Roman" w:hAnsi="Arial" w:cs="Arial"/>
              <w:color w:val="222222"/>
              <w:sz w:val="20"/>
            </w:rPr>
            <w:t>How</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Is</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Entrepreneurship</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Good</w:t>
          </w:r>
          <w:proofErr w:type="spellEnd"/>
          <w:r w:rsidRPr="00E21024">
            <w:rPr>
              <w:rFonts w:ascii="Arial" w:eastAsia="Times New Roman" w:hAnsi="Arial" w:cs="Arial"/>
              <w:color w:val="222222"/>
              <w:sz w:val="20"/>
            </w:rPr>
            <w:t xml:space="preserve"> for Economic </w:t>
          </w:r>
          <w:proofErr w:type="spellStart"/>
          <w:r w:rsidRPr="00E21024">
            <w:rPr>
              <w:rFonts w:ascii="Arial" w:eastAsia="Times New Roman" w:hAnsi="Arial" w:cs="Arial"/>
              <w:color w:val="222222"/>
              <w:sz w:val="20"/>
            </w:rPr>
            <w:t>Growth</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i/>
              <w:iCs/>
              <w:color w:val="222222"/>
              <w:sz w:val="20"/>
            </w:rPr>
            <w:t>Innovations</w:t>
          </w:r>
          <w:proofErr w:type="spellEnd"/>
          <w:r w:rsidRPr="00E21024">
            <w:rPr>
              <w:rFonts w:ascii="Arial" w:eastAsia="Times New Roman" w:hAnsi="Arial" w:cs="Arial"/>
              <w:color w:val="222222"/>
              <w:sz w:val="20"/>
            </w:rPr>
            <w:t>, (1). http://direct.mit.edu/itgg/article-pdf/1/1/97/704068/itgg.2006.1.1.97.pdf</w:t>
          </w:r>
        </w:p>
        <w:p w14:paraId="3120C1E6" w14:textId="77777777" w:rsidR="00E21024" w:rsidRPr="00E21024" w:rsidRDefault="00E21024">
          <w:pPr>
            <w:autoSpaceDE w:val="0"/>
            <w:autoSpaceDN w:val="0"/>
            <w:ind w:hanging="480"/>
            <w:divId w:val="1622347633"/>
            <w:rPr>
              <w:rFonts w:ascii="Arial" w:eastAsia="Times New Roman" w:hAnsi="Arial" w:cs="Arial"/>
              <w:color w:val="222222"/>
              <w:sz w:val="20"/>
            </w:rPr>
          </w:pPr>
          <w:proofErr w:type="spellStart"/>
          <w:r w:rsidRPr="00E21024">
            <w:rPr>
              <w:rFonts w:ascii="Arial" w:eastAsia="Times New Roman" w:hAnsi="Arial" w:cs="Arial"/>
              <w:color w:val="222222"/>
              <w:sz w:val="20"/>
            </w:rPr>
            <w:t>Bay</w:t>
          </w:r>
          <w:proofErr w:type="spellEnd"/>
          <w:r w:rsidRPr="00E21024">
            <w:rPr>
              <w:rFonts w:ascii="Arial" w:eastAsia="Times New Roman" w:hAnsi="Arial" w:cs="Arial"/>
              <w:color w:val="222222"/>
              <w:sz w:val="20"/>
            </w:rPr>
            <w:t>, F., &amp; Koster, S. (2023a). Self-</w:t>
          </w:r>
          <w:proofErr w:type="spellStart"/>
          <w:r w:rsidRPr="00E21024">
            <w:rPr>
              <w:rFonts w:ascii="Arial" w:eastAsia="Times New Roman" w:hAnsi="Arial" w:cs="Arial"/>
              <w:color w:val="222222"/>
              <w:sz w:val="20"/>
            </w:rPr>
            <w:t>employment</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career</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patterns</w:t>
          </w:r>
          <w:proofErr w:type="spellEnd"/>
          <w:r w:rsidRPr="00E21024">
            <w:rPr>
              <w:rFonts w:ascii="Arial" w:eastAsia="Times New Roman" w:hAnsi="Arial" w:cs="Arial"/>
              <w:color w:val="222222"/>
              <w:sz w:val="20"/>
            </w:rPr>
            <w:t xml:space="preserve"> in </w:t>
          </w:r>
          <w:proofErr w:type="spellStart"/>
          <w:r w:rsidRPr="00E21024">
            <w:rPr>
              <w:rFonts w:ascii="Arial" w:eastAsia="Times New Roman" w:hAnsi="Arial" w:cs="Arial"/>
              <w:color w:val="222222"/>
              <w:sz w:val="20"/>
            </w:rPr>
            <w:t>the</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Netherlands</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exploring</w:t>
          </w:r>
          <w:proofErr w:type="spellEnd"/>
          <w:r w:rsidRPr="00E21024">
            <w:rPr>
              <w:rFonts w:ascii="Arial" w:eastAsia="Times New Roman" w:hAnsi="Arial" w:cs="Arial"/>
              <w:color w:val="222222"/>
              <w:sz w:val="20"/>
            </w:rPr>
            <w:t xml:space="preserve"> individual </w:t>
          </w:r>
          <w:proofErr w:type="spellStart"/>
          <w:r w:rsidRPr="00E21024">
            <w:rPr>
              <w:rFonts w:ascii="Arial" w:eastAsia="Times New Roman" w:hAnsi="Arial" w:cs="Arial"/>
              <w:color w:val="222222"/>
              <w:sz w:val="20"/>
            </w:rPr>
            <w:t>and</w:t>
          </w:r>
          <w:proofErr w:type="spellEnd"/>
          <w:r w:rsidRPr="00E21024">
            <w:rPr>
              <w:rFonts w:ascii="Arial" w:eastAsia="Times New Roman" w:hAnsi="Arial" w:cs="Arial"/>
              <w:color w:val="222222"/>
              <w:sz w:val="20"/>
            </w:rPr>
            <w:t xml:space="preserve"> regional </w:t>
          </w:r>
          <w:proofErr w:type="spellStart"/>
          <w:r w:rsidRPr="00E21024">
            <w:rPr>
              <w:rFonts w:ascii="Arial" w:eastAsia="Times New Roman" w:hAnsi="Arial" w:cs="Arial"/>
              <w:color w:val="222222"/>
              <w:sz w:val="20"/>
            </w:rPr>
            <w:t>differences</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i/>
              <w:iCs/>
              <w:color w:val="222222"/>
              <w:sz w:val="20"/>
            </w:rPr>
            <w:t>Annals</w:t>
          </w:r>
          <w:proofErr w:type="spellEnd"/>
          <w:r w:rsidRPr="00E21024">
            <w:rPr>
              <w:rFonts w:ascii="Arial" w:eastAsia="Times New Roman" w:hAnsi="Arial" w:cs="Arial"/>
              <w:i/>
              <w:iCs/>
              <w:color w:val="222222"/>
              <w:sz w:val="20"/>
            </w:rPr>
            <w:t xml:space="preserve"> </w:t>
          </w:r>
          <w:proofErr w:type="spellStart"/>
          <w:r w:rsidRPr="00E21024">
            <w:rPr>
              <w:rFonts w:ascii="Arial" w:eastAsia="Times New Roman" w:hAnsi="Arial" w:cs="Arial"/>
              <w:i/>
              <w:iCs/>
              <w:color w:val="222222"/>
              <w:sz w:val="20"/>
            </w:rPr>
            <w:t>of</w:t>
          </w:r>
          <w:proofErr w:type="spellEnd"/>
          <w:r w:rsidRPr="00E21024">
            <w:rPr>
              <w:rFonts w:ascii="Arial" w:eastAsia="Times New Roman" w:hAnsi="Arial" w:cs="Arial"/>
              <w:i/>
              <w:iCs/>
              <w:color w:val="222222"/>
              <w:sz w:val="20"/>
            </w:rPr>
            <w:t xml:space="preserve"> Regional Science</w:t>
          </w:r>
          <w:r w:rsidRPr="00E21024">
            <w:rPr>
              <w:rFonts w:ascii="Arial" w:eastAsia="Times New Roman" w:hAnsi="Arial" w:cs="Arial"/>
              <w:color w:val="222222"/>
              <w:sz w:val="20"/>
            </w:rPr>
            <w:t xml:space="preserve">, </w:t>
          </w:r>
          <w:r w:rsidRPr="00E21024">
            <w:rPr>
              <w:rFonts w:ascii="Arial" w:eastAsia="Times New Roman" w:hAnsi="Arial" w:cs="Arial"/>
              <w:i/>
              <w:iCs/>
              <w:color w:val="222222"/>
              <w:sz w:val="20"/>
            </w:rPr>
            <w:t>71</w:t>
          </w:r>
          <w:r w:rsidRPr="00E21024">
            <w:rPr>
              <w:rFonts w:ascii="Arial" w:eastAsia="Times New Roman" w:hAnsi="Arial" w:cs="Arial"/>
              <w:color w:val="222222"/>
              <w:sz w:val="20"/>
            </w:rPr>
            <w:t>(3), 601–625. https://doi.org/10.1007/s00168-022-01139-5</w:t>
          </w:r>
        </w:p>
        <w:p w14:paraId="50BB6B9F" w14:textId="77777777" w:rsidR="00E21024" w:rsidRPr="00E21024" w:rsidRDefault="00E21024">
          <w:pPr>
            <w:autoSpaceDE w:val="0"/>
            <w:autoSpaceDN w:val="0"/>
            <w:ind w:hanging="480"/>
            <w:divId w:val="2118527603"/>
            <w:rPr>
              <w:rFonts w:ascii="Arial" w:eastAsia="Times New Roman" w:hAnsi="Arial" w:cs="Arial"/>
              <w:color w:val="222222"/>
              <w:sz w:val="20"/>
            </w:rPr>
          </w:pPr>
          <w:proofErr w:type="spellStart"/>
          <w:r w:rsidRPr="00E21024">
            <w:rPr>
              <w:rFonts w:ascii="Arial" w:eastAsia="Times New Roman" w:hAnsi="Arial" w:cs="Arial"/>
              <w:color w:val="222222"/>
              <w:sz w:val="20"/>
            </w:rPr>
            <w:t>Bay</w:t>
          </w:r>
          <w:proofErr w:type="spellEnd"/>
          <w:r w:rsidRPr="00E21024">
            <w:rPr>
              <w:rFonts w:ascii="Arial" w:eastAsia="Times New Roman" w:hAnsi="Arial" w:cs="Arial"/>
              <w:color w:val="222222"/>
              <w:sz w:val="20"/>
            </w:rPr>
            <w:t>, F., &amp; Koster, S. (2023b). Self-</w:t>
          </w:r>
          <w:proofErr w:type="spellStart"/>
          <w:r w:rsidRPr="00E21024">
            <w:rPr>
              <w:rFonts w:ascii="Arial" w:eastAsia="Times New Roman" w:hAnsi="Arial" w:cs="Arial"/>
              <w:color w:val="222222"/>
              <w:sz w:val="20"/>
            </w:rPr>
            <w:t>employment</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career</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patterns</w:t>
          </w:r>
          <w:proofErr w:type="spellEnd"/>
          <w:r w:rsidRPr="00E21024">
            <w:rPr>
              <w:rFonts w:ascii="Arial" w:eastAsia="Times New Roman" w:hAnsi="Arial" w:cs="Arial"/>
              <w:color w:val="222222"/>
              <w:sz w:val="20"/>
            </w:rPr>
            <w:t xml:space="preserve"> in </w:t>
          </w:r>
          <w:proofErr w:type="spellStart"/>
          <w:r w:rsidRPr="00E21024">
            <w:rPr>
              <w:rFonts w:ascii="Arial" w:eastAsia="Times New Roman" w:hAnsi="Arial" w:cs="Arial"/>
              <w:color w:val="222222"/>
              <w:sz w:val="20"/>
            </w:rPr>
            <w:t>the</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Netherlands</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exploring</w:t>
          </w:r>
          <w:proofErr w:type="spellEnd"/>
          <w:r w:rsidRPr="00E21024">
            <w:rPr>
              <w:rFonts w:ascii="Arial" w:eastAsia="Times New Roman" w:hAnsi="Arial" w:cs="Arial"/>
              <w:color w:val="222222"/>
              <w:sz w:val="20"/>
            </w:rPr>
            <w:t xml:space="preserve"> individual </w:t>
          </w:r>
          <w:proofErr w:type="spellStart"/>
          <w:r w:rsidRPr="00E21024">
            <w:rPr>
              <w:rFonts w:ascii="Arial" w:eastAsia="Times New Roman" w:hAnsi="Arial" w:cs="Arial"/>
              <w:color w:val="222222"/>
              <w:sz w:val="20"/>
            </w:rPr>
            <w:t>and</w:t>
          </w:r>
          <w:proofErr w:type="spellEnd"/>
          <w:r w:rsidRPr="00E21024">
            <w:rPr>
              <w:rFonts w:ascii="Arial" w:eastAsia="Times New Roman" w:hAnsi="Arial" w:cs="Arial"/>
              <w:color w:val="222222"/>
              <w:sz w:val="20"/>
            </w:rPr>
            <w:t xml:space="preserve"> regional </w:t>
          </w:r>
          <w:proofErr w:type="spellStart"/>
          <w:r w:rsidRPr="00E21024">
            <w:rPr>
              <w:rFonts w:ascii="Arial" w:eastAsia="Times New Roman" w:hAnsi="Arial" w:cs="Arial"/>
              <w:color w:val="222222"/>
              <w:sz w:val="20"/>
            </w:rPr>
            <w:t>differences</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i/>
              <w:iCs/>
              <w:color w:val="222222"/>
              <w:sz w:val="20"/>
            </w:rPr>
            <w:t>Annals</w:t>
          </w:r>
          <w:proofErr w:type="spellEnd"/>
          <w:r w:rsidRPr="00E21024">
            <w:rPr>
              <w:rFonts w:ascii="Arial" w:eastAsia="Times New Roman" w:hAnsi="Arial" w:cs="Arial"/>
              <w:i/>
              <w:iCs/>
              <w:color w:val="222222"/>
              <w:sz w:val="20"/>
            </w:rPr>
            <w:t xml:space="preserve"> </w:t>
          </w:r>
          <w:proofErr w:type="spellStart"/>
          <w:r w:rsidRPr="00E21024">
            <w:rPr>
              <w:rFonts w:ascii="Arial" w:eastAsia="Times New Roman" w:hAnsi="Arial" w:cs="Arial"/>
              <w:i/>
              <w:iCs/>
              <w:color w:val="222222"/>
              <w:sz w:val="20"/>
            </w:rPr>
            <w:t>of</w:t>
          </w:r>
          <w:proofErr w:type="spellEnd"/>
          <w:r w:rsidRPr="00E21024">
            <w:rPr>
              <w:rFonts w:ascii="Arial" w:eastAsia="Times New Roman" w:hAnsi="Arial" w:cs="Arial"/>
              <w:i/>
              <w:iCs/>
              <w:color w:val="222222"/>
              <w:sz w:val="20"/>
            </w:rPr>
            <w:t xml:space="preserve"> Regional Science</w:t>
          </w:r>
          <w:r w:rsidRPr="00E21024">
            <w:rPr>
              <w:rFonts w:ascii="Arial" w:eastAsia="Times New Roman" w:hAnsi="Arial" w:cs="Arial"/>
              <w:color w:val="222222"/>
              <w:sz w:val="20"/>
            </w:rPr>
            <w:t xml:space="preserve">, </w:t>
          </w:r>
          <w:r w:rsidRPr="00E21024">
            <w:rPr>
              <w:rFonts w:ascii="Arial" w:eastAsia="Times New Roman" w:hAnsi="Arial" w:cs="Arial"/>
              <w:i/>
              <w:iCs/>
              <w:color w:val="222222"/>
              <w:sz w:val="20"/>
            </w:rPr>
            <w:t>71</w:t>
          </w:r>
          <w:r w:rsidRPr="00E21024">
            <w:rPr>
              <w:rFonts w:ascii="Arial" w:eastAsia="Times New Roman" w:hAnsi="Arial" w:cs="Arial"/>
              <w:color w:val="222222"/>
              <w:sz w:val="20"/>
            </w:rPr>
            <w:t>(3), 601–625. https://doi.org/10.1007/s00168-022-01139-5</w:t>
          </w:r>
        </w:p>
        <w:p w14:paraId="411C8F26" w14:textId="77777777" w:rsidR="00E21024" w:rsidRPr="00E21024" w:rsidRDefault="00E21024">
          <w:pPr>
            <w:autoSpaceDE w:val="0"/>
            <w:autoSpaceDN w:val="0"/>
            <w:ind w:hanging="480"/>
            <w:divId w:val="108550415"/>
            <w:rPr>
              <w:rFonts w:ascii="Arial" w:eastAsia="Times New Roman" w:hAnsi="Arial" w:cs="Arial"/>
              <w:color w:val="222222"/>
              <w:sz w:val="20"/>
            </w:rPr>
          </w:pPr>
          <w:proofErr w:type="spellStart"/>
          <w:r w:rsidRPr="00E21024">
            <w:rPr>
              <w:rFonts w:ascii="Arial" w:eastAsia="Times New Roman" w:hAnsi="Arial" w:cs="Arial"/>
              <w:color w:val="222222"/>
              <w:sz w:val="20"/>
            </w:rPr>
            <w:t>Beusch</w:t>
          </w:r>
          <w:proofErr w:type="spellEnd"/>
          <w:r w:rsidRPr="00E21024">
            <w:rPr>
              <w:rFonts w:ascii="Arial" w:eastAsia="Times New Roman" w:hAnsi="Arial" w:cs="Arial"/>
              <w:color w:val="222222"/>
              <w:sz w:val="20"/>
            </w:rPr>
            <w:t xml:space="preserve">, E., &amp; van </w:t>
          </w:r>
          <w:proofErr w:type="spellStart"/>
          <w:r w:rsidRPr="00E21024">
            <w:rPr>
              <w:rFonts w:ascii="Arial" w:eastAsia="Times New Roman" w:hAnsi="Arial" w:cs="Arial"/>
              <w:color w:val="222222"/>
              <w:sz w:val="20"/>
            </w:rPr>
            <w:t>Soest</w:t>
          </w:r>
          <w:proofErr w:type="spellEnd"/>
          <w:r w:rsidRPr="00E21024">
            <w:rPr>
              <w:rFonts w:ascii="Arial" w:eastAsia="Times New Roman" w:hAnsi="Arial" w:cs="Arial"/>
              <w:color w:val="222222"/>
              <w:sz w:val="20"/>
            </w:rPr>
            <w:t xml:space="preserve">, A. (2020a). Labour Market </w:t>
          </w:r>
          <w:proofErr w:type="spellStart"/>
          <w:r w:rsidRPr="00E21024">
            <w:rPr>
              <w:rFonts w:ascii="Arial" w:eastAsia="Times New Roman" w:hAnsi="Arial" w:cs="Arial"/>
              <w:color w:val="222222"/>
              <w:sz w:val="20"/>
            </w:rPr>
            <w:t>Trajectories</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of</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the</w:t>
          </w:r>
          <w:proofErr w:type="spellEnd"/>
          <w:r w:rsidRPr="00E21024">
            <w:rPr>
              <w:rFonts w:ascii="Arial" w:eastAsia="Times New Roman" w:hAnsi="Arial" w:cs="Arial"/>
              <w:color w:val="222222"/>
              <w:sz w:val="20"/>
            </w:rPr>
            <w:t xml:space="preserve"> Self-</w:t>
          </w:r>
          <w:proofErr w:type="spellStart"/>
          <w:r w:rsidRPr="00E21024">
            <w:rPr>
              <w:rFonts w:ascii="Arial" w:eastAsia="Times New Roman" w:hAnsi="Arial" w:cs="Arial"/>
              <w:color w:val="222222"/>
              <w:sz w:val="20"/>
            </w:rPr>
            <w:t>employed</w:t>
          </w:r>
          <w:proofErr w:type="spellEnd"/>
          <w:r w:rsidRPr="00E21024">
            <w:rPr>
              <w:rFonts w:ascii="Arial" w:eastAsia="Times New Roman" w:hAnsi="Arial" w:cs="Arial"/>
              <w:color w:val="222222"/>
              <w:sz w:val="20"/>
            </w:rPr>
            <w:t xml:space="preserve"> in </w:t>
          </w:r>
          <w:proofErr w:type="spellStart"/>
          <w:r w:rsidRPr="00E21024">
            <w:rPr>
              <w:rFonts w:ascii="Arial" w:eastAsia="Times New Roman" w:hAnsi="Arial" w:cs="Arial"/>
              <w:color w:val="222222"/>
              <w:sz w:val="20"/>
            </w:rPr>
            <w:t>the</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Netherlands</w:t>
          </w:r>
          <w:proofErr w:type="spellEnd"/>
          <w:r w:rsidRPr="00E21024">
            <w:rPr>
              <w:rFonts w:ascii="Arial" w:eastAsia="Times New Roman" w:hAnsi="Arial" w:cs="Arial"/>
              <w:color w:val="222222"/>
              <w:sz w:val="20"/>
            </w:rPr>
            <w:t xml:space="preserve">. </w:t>
          </w:r>
          <w:r w:rsidRPr="00E21024">
            <w:rPr>
              <w:rFonts w:ascii="Arial" w:eastAsia="Times New Roman" w:hAnsi="Arial" w:cs="Arial"/>
              <w:i/>
              <w:iCs/>
              <w:color w:val="222222"/>
              <w:sz w:val="20"/>
            </w:rPr>
            <w:t>Economist (</w:t>
          </w:r>
          <w:proofErr w:type="spellStart"/>
          <w:r w:rsidRPr="00E21024">
            <w:rPr>
              <w:rFonts w:ascii="Arial" w:eastAsia="Times New Roman" w:hAnsi="Arial" w:cs="Arial"/>
              <w:i/>
              <w:iCs/>
              <w:color w:val="222222"/>
              <w:sz w:val="20"/>
            </w:rPr>
            <w:t>Netherlands</w:t>
          </w:r>
          <w:proofErr w:type="spellEnd"/>
          <w:r w:rsidRPr="00E21024">
            <w:rPr>
              <w:rFonts w:ascii="Arial" w:eastAsia="Times New Roman" w:hAnsi="Arial" w:cs="Arial"/>
              <w:i/>
              <w:iCs/>
              <w:color w:val="222222"/>
              <w:sz w:val="20"/>
            </w:rPr>
            <w:t>)</w:t>
          </w:r>
          <w:r w:rsidRPr="00E21024">
            <w:rPr>
              <w:rFonts w:ascii="Arial" w:eastAsia="Times New Roman" w:hAnsi="Arial" w:cs="Arial"/>
              <w:color w:val="222222"/>
              <w:sz w:val="20"/>
            </w:rPr>
            <w:t xml:space="preserve">, </w:t>
          </w:r>
          <w:r w:rsidRPr="00E21024">
            <w:rPr>
              <w:rFonts w:ascii="Arial" w:eastAsia="Times New Roman" w:hAnsi="Arial" w:cs="Arial"/>
              <w:i/>
              <w:iCs/>
              <w:color w:val="222222"/>
              <w:sz w:val="20"/>
            </w:rPr>
            <w:t>168</w:t>
          </w:r>
          <w:r w:rsidRPr="00E21024">
            <w:rPr>
              <w:rFonts w:ascii="Arial" w:eastAsia="Times New Roman" w:hAnsi="Arial" w:cs="Arial"/>
              <w:color w:val="222222"/>
              <w:sz w:val="20"/>
            </w:rPr>
            <w:t>(1), 109–146. https://doi.org/10.1007/s10645-020-09358-x</w:t>
          </w:r>
        </w:p>
        <w:p w14:paraId="7FAC7D37" w14:textId="77777777" w:rsidR="00E21024" w:rsidRPr="00E21024" w:rsidRDefault="00E21024">
          <w:pPr>
            <w:autoSpaceDE w:val="0"/>
            <w:autoSpaceDN w:val="0"/>
            <w:ind w:hanging="480"/>
            <w:divId w:val="1197425572"/>
            <w:rPr>
              <w:rFonts w:ascii="Arial" w:eastAsia="Times New Roman" w:hAnsi="Arial" w:cs="Arial"/>
              <w:color w:val="222222"/>
              <w:sz w:val="20"/>
            </w:rPr>
          </w:pPr>
          <w:proofErr w:type="spellStart"/>
          <w:r w:rsidRPr="00E21024">
            <w:rPr>
              <w:rFonts w:ascii="Arial" w:eastAsia="Times New Roman" w:hAnsi="Arial" w:cs="Arial"/>
              <w:color w:val="222222"/>
              <w:sz w:val="20"/>
            </w:rPr>
            <w:t>Beusch</w:t>
          </w:r>
          <w:proofErr w:type="spellEnd"/>
          <w:r w:rsidRPr="00E21024">
            <w:rPr>
              <w:rFonts w:ascii="Arial" w:eastAsia="Times New Roman" w:hAnsi="Arial" w:cs="Arial"/>
              <w:color w:val="222222"/>
              <w:sz w:val="20"/>
            </w:rPr>
            <w:t xml:space="preserve">, E., &amp; van </w:t>
          </w:r>
          <w:proofErr w:type="spellStart"/>
          <w:r w:rsidRPr="00E21024">
            <w:rPr>
              <w:rFonts w:ascii="Arial" w:eastAsia="Times New Roman" w:hAnsi="Arial" w:cs="Arial"/>
              <w:color w:val="222222"/>
              <w:sz w:val="20"/>
            </w:rPr>
            <w:t>Soest</w:t>
          </w:r>
          <w:proofErr w:type="spellEnd"/>
          <w:r w:rsidRPr="00E21024">
            <w:rPr>
              <w:rFonts w:ascii="Arial" w:eastAsia="Times New Roman" w:hAnsi="Arial" w:cs="Arial"/>
              <w:color w:val="222222"/>
              <w:sz w:val="20"/>
            </w:rPr>
            <w:t xml:space="preserve">, A. (2020b). Labour Market </w:t>
          </w:r>
          <w:proofErr w:type="spellStart"/>
          <w:r w:rsidRPr="00E21024">
            <w:rPr>
              <w:rFonts w:ascii="Arial" w:eastAsia="Times New Roman" w:hAnsi="Arial" w:cs="Arial"/>
              <w:color w:val="222222"/>
              <w:sz w:val="20"/>
            </w:rPr>
            <w:t>Trajectories</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of</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the</w:t>
          </w:r>
          <w:proofErr w:type="spellEnd"/>
          <w:r w:rsidRPr="00E21024">
            <w:rPr>
              <w:rFonts w:ascii="Arial" w:eastAsia="Times New Roman" w:hAnsi="Arial" w:cs="Arial"/>
              <w:color w:val="222222"/>
              <w:sz w:val="20"/>
            </w:rPr>
            <w:t xml:space="preserve"> Self-</w:t>
          </w:r>
          <w:proofErr w:type="spellStart"/>
          <w:r w:rsidRPr="00E21024">
            <w:rPr>
              <w:rFonts w:ascii="Arial" w:eastAsia="Times New Roman" w:hAnsi="Arial" w:cs="Arial"/>
              <w:color w:val="222222"/>
              <w:sz w:val="20"/>
            </w:rPr>
            <w:t>employed</w:t>
          </w:r>
          <w:proofErr w:type="spellEnd"/>
          <w:r w:rsidRPr="00E21024">
            <w:rPr>
              <w:rFonts w:ascii="Arial" w:eastAsia="Times New Roman" w:hAnsi="Arial" w:cs="Arial"/>
              <w:color w:val="222222"/>
              <w:sz w:val="20"/>
            </w:rPr>
            <w:t xml:space="preserve"> in </w:t>
          </w:r>
          <w:proofErr w:type="spellStart"/>
          <w:r w:rsidRPr="00E21024">
            <w:rPr>
              <w:rFonts w:ascii="Arial" w:eastAsia="Times New Roman" w:hAnsi="Arial" w:cs="Arial"/>
              <w:color w:val="222222"/>
              <w:sz w:val="20"/>
            </w:rPr>
            <w:t>the</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Netherlands</w:t>
          </w:r>
          <w:proofErr w:type="spellEnd"/>
          <w:r w:rsidRPr="00E21024">
            <w:rPr>
              <w:rFonts w:ascii="Arial" w:eastAsia="Times New Roman" w:hAnsi="Arial" w:cs="Arial"/>
              <w:color w:val="222222"/>
              <w:sz w:val="20"/>
            </w:rPr>
            <w:t xml:space="preserve">. </w:t>
          </w:r>
          <w:r w:rsidRPr="00E21024">
            <w:rPr>
              <w:rFonts w:ascii="Arial" w:eastAsia="Times New Roman" w:hAnsi="Arial" w:cs="Arial"/>
              <w:i/>
              <w:iCs/>
              <w:color w:val="222222"/>
              <w:sz w:val="20"/>
            </w:rPr>
            <w:t>Economist (</w:t>
          </w:r>
          <w:proofErr w:type="spellStart"/>
          <w:r w:rsidRPr="00E21024">
            <w:rPr>
              <w:rFonts w:ascii="Arial" w:eastAsia="Times New Roman" w:hAnsi="Arial" w:cs="Arial"/>
              <w:i/>
              <w:iCs/>
              <w:color w:val="222222"/>
              <w:sz w:val="20"/>
            </w:rPr>
            <w:t>Netherlands</w:t>
          </w:r>
          <w:proofErr w:type="spellEnd"/>
          <w:r w:rsidRPr="00E21024">
            <w:rPr>
              <w:rFonts w:ascii="Arial" w:eastAsia="Times New Roman" w:hAnsi="Arial" w:cs="Arial"/>
              <w:i/>
              <w:iCs/>
              <w:color w:val="222222"/>
              <w:sz w:val="20"/>
            </w:rPr>
            <w:t>)</w:t>
          </w:r>
          <w:r w:rsidRPr="00E21024">
            <w:rPr>
              <w:rFonts w:ascii="Arial" w:eastAsia="Times New Roman" w:hAnsi="Arial" w:cs="Arial"/>
              <w:color w:val="222222"/>
              <w:sz w:val="20"/>
            </w:rPr>
            <w:t xml:space="preserve">, </w:t>
          </w:r>
          <w:r w:rsidRPr="00E21024">
            <w:rPr>
              <w:rFonts w:ascii="Arial" w:eastAsia="Times New Roman" w:hAnsi="Arial" w:cs="Arial"/>
              <w:i/>
              <w:iCs/>
              <w:color w:val="222222"/>
              <w:sz w:val="20"/>
            </w:rPr>
            <w:t>168</w:t>
          </w:r>
          <w:r w:rsidRPr="00E21024">
            <w:rPr>
              <w:rFonts w:ascii="Arial" w:eastAsia="Times New Roman" w:hAnsi="Arial" w:cs="Arial"/>
              <w:color w:val="222222"/>
              <w:sz w:val="20"/>
            </w:rPr>
            <w:t>(1), 109–146. https://doi.org/10.1007/s10645-020-09358-x</w:t>
          </w:r>
        </w:p>
        <w:p w14:paraId="174CB413" w14:textId="77777777" w:rsidR="00E21024" w:rsidRPr="00E21024" w:rsidRDefault="00E21024">
          <w:pPr>
            <w:autoSpaceDE w:val="0"/>
            <w:autoSpaceDN w:val="0"/>
            <w:ind w:hanging="480"/>
            <w:divId w:val="137696916"/>
            <w:rPr>
              <w:rFonts w:ascii="Arial" w:eastAsia="Times New Roman" w:hAnsi="Arial" w:cs="Arial"/>
              <w:color w:val="222222"/>
              <w:sz w:val="20"/>
            </w:rPr>
          </w:pPr>
          <w:proofErr w:type="spellStart"/>
          <w:r w:rsidRPr="00E21024">
            <w:rPr>
              <w:rFonts w:ascii="Arial" w:eastAsia="Times New Roman" w:hAnsi="Arial" w:cs="Arial"/>
              <w:color w:val="222222"/>
              <w:sz w:val="20"/>
            </w:rPr>
            <w:t>Binder</w:t>
          </w:r>
          <w:proofErr w:type="spellEnd"/>
          <w:r w:rsidRPr="00E21024">
            <w:rPr>
              <w:rFonts w:ascii="Arial" w:eastAsia="Times New Roman" w:hAnsi="Arial" w:cs="Arial"/>
              <w:color w:val="222222"/>
              <w:sz w:val="20"/>
            </w:rPr>
            <w:t xml:space="preserve">, M. (2024). </w:t>
          </w:r>
          <w:proofErr w:type="spellStart"/>
          <w:r w:rsidRPr="00E21024">
            <w:rPr>
              <w:rFonts w:ascii="Arial" w:eastAsia="Times New Roman" w:hAnsi="Arial" w:cs="Arial"/>
              <w:color w:val="222222"/>
              <w:sz w:val="20"/>
            </w:rPr>
            <w:t>Entrepreneurial</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worries</w:t>
          </w:r>
          <w:proofErr w:type="spellEnd"/>
          <w:r w:rsidRPr="00E21024">
            <w:rPr>
              <w:rFonts w:ascii="Arial" w:eastAsia="Times New Roman" w:hAnsi="Arial" w:cs="Arial"/>
              <w:color w:val="222222"/>
              <w:sz w:val="20"/>
            </w:rPr>
            <w:t>: Self-</w:t>
          </w:r>
          <w:proofErr w:type="spellStart"/>
          <w:r w:rsidRPr="00E21024">
            <w:rPr>
              <w:rFonts w:ascii="Arial" w:eastAsia="Times New Roman" w:hAnsi="Arial" w:cs="Arial"/>
              <w:color w:val="222222"/>
              <w:sz w:val="20"/>
            </w:rPr>
            <w:t>employment</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and</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potential</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loss</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of</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well-being</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i/>
              <w:iCs/>
              <w:color w:val="222222"/>
              <w:sz w:val="20"/>
            </w:rPr>
            <w:t>Journal</w:t>
          </w:r>
          <w:proofErr w:type="spellEnd"/>
          <w:r w:rsidRPr="00E21024">
            <w:rPr>
              <w:rFonts w:ascii="Arial" w:eastAsia="Times New Roman" w:hAnsi="Arial" w:cs="Arial"/>
              <w:i/>
              <w:iCs/>
              <w:color w:val="222222"/>
              <w:sz w:val="20"/>
            </w:rPr>
            <w:t xml:space="preserve"> </w:t>
          </w:r>
          <w:proofErr w:type="spellStart"/>
          <w:r w:rsidRPr="00E21024">
            <w:rPr>
              <w:rFonts w:ascii="Arial" w:eastAsia="Times New Roman" w:hAnsi="Arial" w:cs="Arial"/>
              <w:i/>
              <w:iCs/>
              <w:color w:val="222222"/>
              <w:sz w:val="20"/>
            </w:rPr>
            <w:t>of</w:t>
          </w:r>
          <w:proofErr w:type="spellEnd"/>
          <w:r w:rsidRPr="00E21024">
            <w:rPr>
              <w:rFonts w:ascii="Arial" w:eastAsia="Times New Roman" w:hAnsi="Arial" w:cs="Arial"/>
              <w:i/>
              <w:iCs/>
              <w:color w:val="222222"/>
              <w:sz w:val="20"/>
            </w:rPr>
            <w:t xml:space="preserve"> Economic </w:t>
          </w:r>
          <w:proofErr w:type="spellStart"/>
          <w:r w:rsidRPr="00E21024">
            <w:rPr>
              <w:rFonts w:ascii="Arial" w:eastAsia="Times New Roman" w:hAnsi="Arial" w:cs="Arial"/>
              <w:i/>
              <w:iCs/>
              <w:color w:val="222222"/>
              <w:sz w:val="20"/>
            </w:rPr>
            <w:t>Psychology</w:t>
          </w:r>
          <w:proofErr w:type="spellEnd"/>
          <w:r w:rsidRPr="00E21024">
            <w:rPr>
              <w:rFonts w:ascii="Arial" w:eastAsia="Times New Roman" w:hAnsi="Arial" w:cs="Arial"/>
              <w:color w:val="222222"/>
              <w:sz w:val="20"/>
            </w:rPr>
            <w:t xml:space="preserve">, </w:t>
          </w:r>
          <w:r w:rsidRPr="00E21024">
            <w:rPr>
              <w:rFonts w:ascii="Arial" w:eastAsia="Times New Roman" w:hAnsi="Arial" w:cs="Arial"/>
              <w:i/>
              <w:iCs/>
              <w:color w:val="222222"/>
              <w:sz w:val="20"/>
            </w:rPr>
            <w:t>105</w:t>
          </w:r>
          <w:r w:rsidRPr="00E21024">
            <w:rPr>
              <w:rFonts w:ascii="Arial" w:eastAsia="Times New Roman" w:hAnsi="Arial" w:cs="Arial"/>
              <w:color w:val="222222"/>
              <w:sz w:val="20"/>
            </w:rPr>
            <w:t>. https://doi.org/10.1016/j.joep.2024.102773</w:t>
          </w:r>
        </w:p>
        <w:p w14:paraId="74A4F193" w14:textId="77777777" w:rsidR="00E21024" w:rsidRPr="00E21024" w:rsidRDefault="00E21024">
          <w:pPr>
            <w:autoSpaceDE w:val="0"/>
            <w:autoSpaceDN w:val="0"/>
            <w:ind w:hanging="480"/>
            <w:divId w:val="1293560886"/>
            <w:rPr>
              <w:rFonts w:ascii="Arial" w:eastAsia="Times New Roman" w:hAnsi="Arial" w:cs="Arial"/>
              <w:color w:val="222222"/>
              <w:sz w:val="20"/>
            </w:rPr>
          </w:pPr>
          <w:proofErr w:type="spellStart"/>
          <w:r w:rsidRPr="00E21024">
            <w:rPr>
              <w:rFonts w:ascii="Arial" w:eastAsia="Times New Roman" w:hAnsi="Arial" w:cs="Arial"/>
              <w:color w:val="222222"/>
              <w:sz w:val="20"/>
            </w:rPr>
            <w:t>Block</w:t>
          </w:r>
          <w:proofErr w:type="spellEnd"/>
          <w:r w:rsidRPr="00E21024">
            <w:rPr>
              <w:rFonts w:ascii="Arial" w:eastAsia="Times New Roman" w:hAnsi="Arial" w:cs="Arial"/>
              <w:color w:val="222222"/>
              <w:sz w:val="20"/>
            </w:rPr>
            <w:t xml:space="preserve">, J. H., &amp; Wagner, M. (2010). </w:t>
          </w:r>
          <w:proofErr w:type="spellStart"/>
          <w:r w:rsidRPr="00E21024">
            <w:rPr>
              <w:rFonts w:ascii="Arial" w:eastAsia="Times New Roman" w:hAnsi="Arial" w:cs="Arial"/>
              <w:color w:val="222222"/>
              <w:sz w:val="20"/>
            </w:rPr>
            <w:t>Necessity</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and</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opportunity</w:t>
          </w:r>
          <w:proofErr w:type="spellEnd"/>
          <w:r w:rsidRPr="00E21024">
            <w:rPr>
              <w:rFonts w:ascii="Arial" w:eastAsia="Times New Roman" w:hAnsi="Arial" w:cs="Arial"/>
              <w:color w:val="222222"/>
              <w:sz w:val="20"/>
            </w:rPr>
            <w:t xml:space="preserve"> entrepreneurs in </w:t>
          </w:r>
          <w:proofErr w:type="spellStart"/>
          <w:r w:rsidRPr="00E21024">
            <w:rPr>
              <w:rFonts w:ascii="Arial" w:eastAsia="Times New Roman" w:hAnsi="Arial" w:cs="Arial"/>
              <w:color w:val="222222"/>
              <w:sz w:val="20"/>
            </w:rPr>
            <w:t>Germany</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characteristics</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and</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earnings</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differentials</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i/>
              <w:iCs/>
              <w:color w:val="222222"/>
              <w:sz w:val="20"/>
            </w:rPr>
            <w:t>Schmalenbach</w:t>
          </w:r>
          <w:proofErr w:type="spellEnd"/>
          <w:r w:rsidRPr="00E21024">
            <w:rPr>
              <w:rFonts w:ascii="Arial" w:eastAsia="Times New Roman" w:hAnsi="Arial" w:cs="Arial"/>
              <w:i/>
              <w:iCs/>
              <w:color w:val="222222"/>
              <w:sz w:val="20"/>
            </w:rPr>
            <w:t xml:space="preserve"> Business Review</w:t>
          </w:r>
          <w:r w:rsidRPr="00E21024">
            <w:rPr>
              <w:rFonts w:ascii="Arial" w:eastAsia="Times New Roman" w:hAnsi="Arial" w:cs="Arial"/>
              <w:color w:val="222222"/>
              <w:sz w:val="20"/>
            </w:rPr>
            <w:t xml:space="preserve">, </w:t>
          </w:r>
          <w:r w:rsidRPr="00E21024">
            <w:rPr>
              <w:rFonts w:ascii="Arial" w:eastAsia="Times New Roman" w:hAnsi="Arial" w:cs="Arial"/>
              <w:i/>
              <w:iCs/>
              <w:color w:val="222222"/>
              <w:sz w:val="20"/>
            </w:rPr>
            <w:t>62</w:t>
          </w:r>
          <w:r w:rsidRPr="00E21024">
            <w:rPr>
              <w:rFonts w:ascii="Arial" w:eastAsia="Times New Roman" w:hAnsi="Arial" w:cs="Arial"/>
              <w:color w:val="222222"/>
              <w:sz w:val="20"/>
            </w:rPr>
            <w:t>(2).</w:t>
          </w:r>
        </w:p>
        <w:p w14:paraId="76D488D7" w14:textId="77777777" w:rsidR="00E21024" w:rsidRPr="00E21024" w:rsidRDefault="00E21024">
          <w:pPr>
            <w:autoSpaceDE w:val="0"/>
            <w:autoSpaceDN w:val="0"/>
            <w:ind w:hanging="480"/>
            <w:divId w:val="914633317"/>
            <w:rPr>
              <w:rFonts w:ascii="Arial" w:eastAsia="Times New Roman" w:hAnsi="Arial" w:cs="Arial"/>
              <w:color w:val="222222"/>
              <w:sz w:val="20"/>
            </w:rPr>
          </w:pPr>
          <w:r w:rsidRPr="00E21024">
            <w:rPr>
              <w:rFonts w:ascii="Arial" w:eastAsia="Times New Roman" w:hAnsi="Arial" w:cs="Arial"/>
              <w:color w:val="222222"/>
              <w:sz w:val="20"/>
            </w:rPr>
            <w:t xml:space="preserve">Burton, M. D., </w:t>
          </w:r>
          <w:proofErr w:type="spellStart"/>
          <w:r w:rsidRPr="00E21024">
            <w:rPr>
              <w:rFonts w:ascii="Arial" w:eastAsia="Times New Roman" w:hAnsi="Arial" w:cs="Arial"/>
              <w:color w:val="222222"/>
              <w:sz w:val="20"/>
            </w:rPr>
            <w:t>Sørensen</w:t>
          </w:r>
          <w:proofErr w:type="spellEnd"/>
          <w:r w:rsidRPr="00E21024">
            <w:rPr>
              <w:rFonts w:ascii="Arial" w:eastAsia="Times New Roman" w:hAnsi="Arial" w:cs="Arial"/>
              <w:color w:val="222222"/>
              <w:sz w:val="20"/>
            </w:rPr>
            <w:t xml:space="preserve">, J. B., &amp; Dobrev, S. D. (2016). A </w:t>
          </w:r>
          <w:proofErr w:type="spellStart"/>
          <w:r w:rsidRPr="00E21024">
            <w:rPr>
              <w:rFonts w:ascii="Arial" w:eastAsia="Times New Roman" w:hAnsi="Arial" w:cs="Arial"/>
              <w:color w:val="222222"/>
              <w:sz w:val="20"/>
            </w:rPr>
            <w:t>Careers</w:t>
          </w:r>
          <w:proofErr w:type="spellEnd"/>
          <w:r w:rsidRPr="00E21024">
            <w:rPr>
              <w:rFonts w:ascii="Arial" w:eastAsia="Times New Roman" w:hAnsi="Arial" w:cs="Arial"/>
              <w:color w:val="222222"/>
              <w:sz w:val="20"/>
            </w:rPr>
            <w:t xml:space="preserve"> Perspective </w:t>
          </w:r>
          <w:proofErr w:type="spellStart"/>
          <w:r w:rsidRPr="00E21024">
            <w:rPr>
              <w:rFonts w:ascii="Arial" w:eastAsia="Times New Roman" w:hAnsi="Arial" w:cs="Arial"/>
              <w:color w:val="222222"/>
              <w:sz w:val="20"/>
            </w:rPr>
            <w:t>on</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Entrepreneurship</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i/>
              <w:iCs/>
              <w:color w:val="222222"/>
              <w:sz w:val="20"/>
            </w:rPr>
            <w:t>Entrepreneurship</w:t>
          </w:r>
          <w:proofErr w:type="spellEnd"/>
          <w:r w:rsidRPr="00E21024">
            <w:rPr>
              <w:rFonts w:ascii="Arial" w:eastAsia="Times New Roman" w:hAnsi="Arial" w:cs="Arial"/>
              <w:i/>
              <w:iCs/>
              <w:color w:val="222222"/>
              <w:sz w:val="20"/>
            </w:rPr>
            <w:t xml:space="preserve">: </w:t>
          </w:r>
          <w:proofErr w:type="spellStart"/>
          <w:r w:rsidRPr="00E21024">
            <w:rPr>
              <w:rFonts w:ascii="Arial" w:eastAsia="Times New Roman" w:hAnsi="Arial" w:cs="Arial"/>
              <w:i/>
              <w:iCs/>
              <w:color w:val="222222"/>
              <w:sz w:val="20"/>
            </w:rPr>
            <w:t>Theory</w:t>
          </w:r>
          <w:proofErr w:type="spellEnd"/>
          <w:r w:rsidRPr="00E21024">
            <w:rPr>
              <w:rFonts w:ascii="Arial" w:eastAsia="Times New Roman" w:hAnsi="Arial" w:cs="Arial"/>
              <w:i/>
              <w:iCs/>
              <w:color w:val="222222"/>
              <w:sz w:val="20"/>
            </w:rPr>
            <w:t xml:space="preserve"> </w:t>
          </w:r>
          <w:proofErr w:type="spellStart"/>
          <w:r w:rsidRPr="00E21024">
            <w:rPr>
              <w:rFonts w:ascii="Arial" w:eastAsia="Times New Roman" w:hAnsi="Arial" w:cs="Arial"/>
              <w:i/>
              <w:iCs/>
              <w:color w:val="222222"/>
              <w:sz w:val="20"/>
            </w:rPr>
            <w:t>and</w:t>
          </w:r>
          <w:proofErr w:type="spellEnd"/>
          <w:r w:rsidRPr="00E21024">
            <w:rPr>
              <w:rFonts w:ascii="Arial" w:eastAsia="Times New Roman" w:hAnsi="Arial" w:cs="Arial"/>
              <w:i/>
              <w:iCs/>
              <w:color w:val="222222"/>
              <w:sz w:val="20"/>
            </w:rPr>
            <w:t xml:space="preserve"> </w:t>
          </w:r>
          <w:proofErr w:type="spellStart"/>
          <w:r w:rsidRPr="00E21024">
            <w:rPr>
              <w:rFonts w:ascii="Arial" w:eastAsia="Times New Roman" w:hAnsi="Arial" w:cs="Arial"/>
              <w:i/>
              <w:iCs/>
              <w:color w:val="222222"/>
              <w:sz w:val="20"/>
            </w:rPr>
            <w:t>Practice</w:t>
          </w:r>
          <w:proofErr w:type="spellEnd"/>
          <w:r w:rsidRPr="00E21024">
            <w:rPr>
              <w:rFonts w:ascii="Arial" w:eastAsia="Times New Roman" w:hAnsi="Arial" w:cs="Arial"/>
              <w:color w:val="222222"/>
              <w:sz w:val="20"/>
            </w:rPr>
            <w:t xml:space="preserve">, </w:t>
          </w:r>
          <w:r w:rsidRPr="00E21024">
            <w:rPr>
              <w:rFonts w:ascii="Arial" w:eastAsia="Times New Roman" w:hAnsi="Arial" w:cs="Arial"/>
              <w:i/>
              <w:iCs/>
              <w:color w:val="222222"/>
              <w:sz w:val="20"/>
            </w:rPr>
            <w:t>40</w:t>
          </w:r>
          <w:r w:rsidRPr="00E21024">
            <w:rPr>
              <w:rFonts w:ascii="Arial" w:eastAsia="Times New Roman" w:hAnsi="Arial" w:cs="Arial"/>
              <w:color w:val="222222"/>
              <w:sz w:val="20"/>
            </w:rPr>
            <w:t>(2), 237–247. https://doi.org/10.1111/etap.12230</w:t>
          </w:r>
        </w:p>
        <w:p w14:paraId="5292846F" w14:textId="77777777" w:rsidR="00E21024" w:rsidRPr="00E21024" w:rsidRDefault="00E21024">
          <w:pPr>
            <w:autoSpaceDE w:val="0"/>
            <w:autoSpaceDN w:val="0"/>
            <w:ind w:hanging="480"/>
            <w:divId w:val="1493448247"/>
            <w:rPr>
              <w:rFonts w:ascii="Arial" w:eastAsia="Times New Roman" w:hAnsi="Arial" w:cs="Arial"/>
              <w:color w:val="222222"/>
              <w:sz w:val="20"/>
            </w:rPr>
          </w:pPr>
          <w:r w:rsidRPr="00E21024">
            <w:rPr>
              <w:rFonts w:ascii="Arial" w:eastAsia="Times New Roman" w:hAnsi="Arial" w:cs="Arial"/>
              <w:color w:val="222222"/>
              <w:sz w:val="20"/>
            </w:rPr>
            <w:lastRenderedPageBreak/>
            <w:t xml:space="preserve">Carvalho, J. B., &amp; Borges, C. (2025). </w:t>
          </w:r>
          <w:proofErr w:type="spellStart"/>
          <w:r w:rsidRPr="00E21024">
            <w:rPr>
              <w:rFonts w:ascii="Arial" w:eastAsia="Times New Roman" w:hAnsi="Arial" w:cs="Arial"/>
              <w:color w:val="222222"/>
              <w:sz w:val="20"/>
            </w:rPr>
            <w:t>Proposal</w:t>
          </w:r>
          <w:proofErr w:type="spellEnd"/>
          <w:r w:rsidRPr="00E21024">
            <w:rPr>
              <w:rFonts w:ascii="Arial" w:eastAsia="Times New Roman" w:hAnsi="Arial" w:cs="Arial"/>
              <w:color w:val="222222"/>
              <w:sz w:val="20"/>
            </w:rPr>
            <w:t xml:space="preserve"> for a </w:t>
          </w:r>
          <w:proofErr w:type="spellStart"/>
          <w:r w:rsidRPr="00E21024">
            <w:rPr>
              <w:rFonts w:ascii="Arial" w:eastAsia="Times New Roman" w:hAnsi="Arial" w:cs="Arial"/>
              <w:color w:val="222222"/>
              <w:sz w:val="20"/>
            </w:rPr>
            <w:t>typology</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of</w:t>
          </w:r>
          <w:proofErr w:type="spellEnd"/>
          <w:r w:rsidRPr="00E21024">
            <w:rPr>
              <w:rFonts w:ascii="Arial" w:eastAsia="Times New Roman" w:hAnsi="Arial" w:cs="Arial"/>
              <w:color w:val="222222"/>
              <w:sz w:val="20"/>
            </w:rPr>
            <w:t xml:space="preserve"> self-</w:t>
          </w:r>
          <w:proofErr w:type="spellStart"/>
          <w:r w:rsidRPr="00E21024">
            <w:rPr>
              <w:rFonts w:ascii="Arial" w:eastAsia="Times New Roman" w:hAnsi="Arial" w:cs="Arial"/>
              <w:color w:val="222222"/>
              <w:sz w:val="20"/>
            </w:rPr>
            <w:t>employed</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considering</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the</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impact</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of</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the</w:t>
          </w:r>
          <w:proofErr w:type="spellEnd"/>
          <w:r w:rsidRPr="00E21024">
            <w:rPr>
              <w:rFonts w:ascii="Arial" w:eastAsia="Times New Roman" w:hAnsi="Arial" w:cs="Arial"/>
              <w:color w:val="222222"/>
              <w:sz w:val="20"/>
            </w:rPr>
            <w:t xml:space="preserve"> business </w:t>
          </w:r>
          <w:proofErr w:type="spellStart"/>
          <w:r w:rsidRPr="00E21024">
            <w:rPr>
              <w:rFonts w:ascii="Arial" w:eastAsia="Times New Roman" w:hAnsi="Arial" w:cs="Arial"/>
              <w:color w:val="222222"/>
              <w:sz w:val="20"/>
            </w:rPr>
            <w:t>and</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entrepreneurial</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engagement</w:t>
          </w:r>
          <w:proofErr w:type="spellEnd"/>
          <w:r w:rsidRPr="00E21024">
            <w:rPr>
              <w:rFonts w:ascii="Arial" w:eastAsia="Times New Roman" w:hAnsi="Arial" w:cs="Arial"/>
              <w:color w:val="222222"/>
              <w:sz w:val="20"/>
            </w:rPr>
            <w:t xml:space="preserve">. </w:t>
          </w:r>
          <w:r w:rsidRPr="00E21024">
            <w:rPr>
              <w:rFonts w:ascii="Arial" w:eastAsia="Times New Roman" w:hAnsi="Arial" w:cs="Arial"/>
              <w:i/>
              <w:iCs/>
              <w:color w:val="222222"/>
              <w:sz w:val="20"/>
            </w:rPr>
            <w:t xml:space="preserve">REGEPE </w:t>
          </w:r>
          <w:proofErr w:type="spellStart"/>
          <w:r w:rsidRPr="00E21024">
            <w:rPr>
              <w:rFonts w:ascii="Arial" w:eastAsia="Times New Roman" w:hAnsi="Arial" w:cs="Arial"/>
              <w:i/>
              <w:iCs/>
              <w:color w:val="222222"/>
              <w:sz w:val="20"/>
            </w:rPr>
            <w:t>Entrepreneurship</w:t>
          </w:r>
          <w:proofErr w:type="spellEnd"/>
          <w:r w:rsidRPr="00E21024">
            <w:rPr>
              <w:rFonts w:ascii="Arial" w:eastAsia="Times New Roman" w:hAnsi="Arial" w:cs="Arial"/>
              <w:i/>
              <w:iCs/>
              <w:color w:val="222222"/>
              <w:sz w:val="20"/>
            </w:rPr>
            <w:t xml:space="preserve"> </w:t>
          </w:r>
          <w:proofErr w:type="spellStart"/>
          <w:r w:rsidRPr="00E21024">
            <w:rPr>
              <w:rFonts w:ascii="Arial" w:eastAsia="Times New Roman" w:hAnsi="Arial" w:cs="Arial"/>
              <w:i/>
              <w:iCs/>
              <w:color w:val="222222"/>
              <w:sz w:val="20"/>
            </w:rPr>
            <w:t>and</w:t>
          </w:r>
          <w:proofErr w:type="spellEnd"/>
          <w:r w:rsidRPr="00E21024">
            <w:rPr>
              <w:rFonts w:ascii="Arial" w:eastAsia="Times New Roman" w:hAnsi="Arial" w:cs="Arial"/>
              <w:i/>
              <w:iCs/>
              <w:color w:val="222222"/>
              <w:sz w:val="20"/>
            </w:rPr>
            <w:t xml:space="preserve"> </w:t>
          </w:r>
          <w:proofErr w:type="spellStart"/>
          <w:r w:rsidRPr="00E21024">
            <w:rPr>
              <w:rFonts w:ascii="Arial" w:eastAsia="Times New Roman" w:hAnsi="Arial" w:cs="Arial"/>
              <w:i/>
              <w:iCs/>
              <w:color w:val="222222"/>
              <w:sz w:val="20"/>
            </w:rPr>
            <w:t>Small</w:t>
          </w:r>
          <w:proofErr w:type="spellEnd"/>
          <w:r w:rsidRPr="00E21024">
            <w:rPr>
              <w:rFonts w:ascii="Arial" w:eastAsia="Times New Roman" w:hAnsi="Arial" w:cs="Arial"/>
              <w:i/>
              <w:iCs/>
              <w:color w:val="222222"/>
              <w:sz w:val="20"/>
            </w:rPr>
            <w:t xml:space="preserve"> Business </w:t>
          </w:r>
          <w:proofErr w:type="spellStart"/>
          <w:r w:rsidRPr="00E21024">
            <w:rPr>
              <w:rFonts w:ascii="Arial" w:eastAsia="Times New Roman" w:hAnsi="Arial" w:cs="Arial"/>
              <w:i/>
              <w:iCs/>
              <w:color w:val="222222"/>
              <w:sz w:val="20"/>
            </w:rPr>
            <w:t>Journal</w:t>
          </w:r>
          <w:proofErr w:type="spellEnd"/>
          <w:r w:rsidRPr="00E21024">
            <w:rPr>
              <w:rFonts w:ascii="Arial" w:eastAsia="Times New Roman" w:hAnsi="Arial" w:cs="Arial"/>
              <w:color w:val="222222"/>
              <w:sz w:val="20"/>
            </w:rPr>
            <w:t xml:space="preserve">, </w:t>
          </w:r>
          <w:r w:rsidRPr="00E21024">
            <w:rPr>
              <w:rFonts w:ascii="Arial" w:eastAsia="Times New Roman" w:hAnsi="Arial" w:cs="Arial"/>
              <w:i/>
              <w:iCs/>
              <w:color w:val="222222"/>
              <w:sz w:val="20"/>
            </w:rPr>
            <w:t>14</w:t>
          </w:r>
          <w:r w:rsidRPr="00E21024">
            <w:rPr>
              <w:rFonts w:ascii="Arial" w:eastAsia="Times New Roman" w:hAnsi="Arial" w:cs="Arial"/>
              <w:color w:val="222222"/>
              <w:sz w:val="20"/>
            </w:rPr>
            <w:t>. https://doi.org/10.14211/regepe.esbj.e2686</w:t>
          </w:r>
        </w:p>
        <w:p w14:paraId="59EF788E" w14:textId="77777777" w:rsidR="00E21024" w:rsidRPr="00E21024" w:rsidRDefault="00E21024">
          <w:pPr>
            <w:autoSpaceDE w:val="0"/>
            <w:autoSpaceDN w:val="0"/>
            <w:ind w:hanging="480"/>
            <w:divId w:val="2063601598"/>
            <w:rPr>
              <w:rFonts w:ascii="Arial" w:eastAsia="Times New Roman" w:hAnsi="Arial" w:cs="Arial"/>
              <w:color w:val="222222"/>
              <w:sz w:val="20"/>
            </w:rPr>
          </w:pPr>
          <w:r w:rsidRPr="00E21024">
            <w:rPr>
              <w:rFonts w:ascii="Arial" w:eastAsia="Times New Roman" w:hAnsi="Arial" w:cs="Arial"/>
              <w:color w:val="222222"/>
              <w:sz w:val="20"/>
            </w:rPr>
            <w:t xml:space="preserve">Cohen, R. L. (2025). The </w:t>
          </w:r>
          <w:proofErr w:type="spellStart"/>
          <w:r w:rsidRPr="00E21024">
            <w:rPr>
              <w:rFonts w:ascii="Arial" w:eastAsia="Times New Roman" w:hAnsi="Arial" w:cs="Arial"/>
              <w:color w:val="222222"/>
              <w:sz w:val="20"/>
            </w:rPr>
            <w:t>Sociology</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of</w:t>
          </w:r>
          <w:proofErr w:type="spellEnd"/>
          <w:r w:rsidRPr="00E21024">
            <w:rPr>
              <w:rFonts w:ascii="Arial" w:eastAsia="Times New Roman" w:hAnsi="Arial" w:cs="Arial"/>
              <w:color w:val="222222"/>
              <w:sz w:val="20"/>
            </w:rPr>
            <w:t xml:space="preserve"> Self-</w:t>
          </w:r>
          <w:proofErr w:type="spellStart"/>
          <w:r w:rsidRPr="00E21024">
            <w:rPr>
              <w:rFonts w:ascii="Arial" w:eastAsia="Times New Roman" w:hAnsi="Arial" w:cs="Arial"/>
              <w:color w:val="222222"/>
              <w:sz w:val="20"/>
            </w:rPr>
            <w:t>Employment</w:t>
          </w:r>
          <w:proofErr w:type="spellEnd"/>
          <w:r w:rsidRPr="00E21024">
            <w:rPr>
              <w:rFonts w:ascii="Arial" w:eastAsia="Times New Roman" w:hAnsi="Arial" w:cs="Arial"/>
              <w:color w:val="222222"/>
              <w:sz w:val="20"/>
            </w:rPr>
            <w:t xml:space="preserve">: A </w:t>
          </w:r>
          <w:proofErr w:type="spellStart"/>
          <w:r w:rsidRPr="00E21024">
            <w:rPr>
              <w:rFonts w:ascii="Arial" w:eastAsia="Times New Roman" w:hAnsi="Arial" w:cs="Arial"/>
              <w:color w:val="222222"/>
              <w:sz w:val="20"/>
            </w:rPr>
            <w:t>Typology</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and</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Reconciliation</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i/>
              <w:iCs/>
              <w:color w:val="222222"/>
              <w:sz w:val="20"/>
            </w:rPr>
            <w:t>Sociology</w:t>
          </w:r>
          <w:proofErr w:type="spellEnd"/>
          <w:r w:rsidRPr="00E21024">
            <w:rPr>
              <w:rFonts w:ascii="Arial" w:eastAsia="Times New Roman" w:hAnsi="Arial" w:cs="Arial"/>
              <w:color w:val="222222"/>
              <w:sz w:val="20"/>
            </w:rPr>
            <w:t>. https://doi.org/10.1177/00380385251324563</w:t>
          </w:r>
        </w:p>
        <w:p w14:paraId="52F0BE72" w14:textId="77777777" w:rsidR="00E21024" w:rsidRPr="00E21024" w:rsidRDefault="00E21024">
          <w:pPr>
            <w:autoSpaceDE w:val="0"/>
            <w:autoSpaceDN w:val="0"/>
            <w:ind w:hanging="480"/>
            <w:divId w:val="193426425"/>
            <w:rPr>
              <w:rFonts w:ascii="Arial" w:eastAsia="Times New Roman" w:hAnsi="Arial" w:cs="Arial"/>
              <w:color w:val="222222"/>
              <w:sz w:val="20"/>
            </w:rPr>
          </w:pPr>
          <w:r w:rsidRPr="00E21024">
            <w:rPr>
              <w:rFonts w:ascii="Arial" w:eastAsia="Times New Roman" w:hAnsi="Arial" w:cs="Arial"/>
              <w:color w:val="222222"/>
              <w:sz w:val="20"/>
            </w:rPr>
            <w:t>ELDER Jr MONICA KIRKPATRICK JOHNSON ROBERT CROSNOE, G. H. (</w:t>
          </w:r>
          <w:proofErr w:type="spellStart"/>
          <w:r w:rsidRPr="00E21024">
            <w:rPr>
              <w:rFonts w:ascii="Arial" w:eastAsia="Times New Roman" w:hAnsi="Arial" w:cs="Arial"/>
              <w:color w:val="222222"/>
              <w:sz w:val="20"/>
            </w:rPr>
            <w:t>n.d</w:t>
          </w:r>
          <w:proofErr w:type="spellEnd"/>
          <w:r w:rsidRPr="00E21024">
            <w:rPr>
              <w:rFonts w:ascii="Arial" w:eastAsia="Times New Roman" w:hAnsi="Arial" w:cs="Arial"/>
              <w:color w:val="222222"/>
              <w:sz w:val="20"/>
            </w:rPr>
            <w:t xml:space="preserve">.). </w:t>
          </w:r>
          <w:r w:rsidRPr="00E21024">
            <w:rPr>
              <w:rFonts w:ascii="Arial" w:eastAsia="Times New Roman" w:hAnsi="Arial" w:cs="Arial"/>
              <w:i/>
              <w:iCs/>
              <w:color w:val="222222"/>
              <w:sz w:val="20"/>
            </w:rPr>
            <w:t xml:space="preserve">The </w:t>
          </w:r>
          <w:proofErr w:type="spellStart"/>
          <w:r w:rsidRPr="00E21024">
            <w:rPr>
              <w:rFonts w:ascii="Arial" w:eastAsia="Times New Roman" w:hAnsi="Arial" w:cs="Arial"/>
              <w:i/>
              <w:iCs/>
              <w:color w:val="222222"/>
              <w:sz w:val="20"/>
            </w:rPr>
            <w:t>Emergence</w:t>
          </w:r>
          <w:proofErr w:type="spellEnd"/>
          <w:r w:rsidRPr="00E21024">
            <w:rPr>
              <w:rFonts w:ascii="Arial" w:eastAsia="Times New Roman" w:hAnsi="Arial" w:cs="Arial"/>
              <w:i/>
              <w:iCs/>
              <w:color w:val="222222"/>
              <w:sz w:val="20"/>
            </w:rPr>
            <w:t xml:space="preserve"> </w:t>
          </w:r>
          <w:proofErr w:type="spellStart"/>
          <w:r w:rsidRPr="00E21024">
            <w:rPr>
              <w:rFonts w:ascii="Arial" w:eastAsia="Times New Roman" w:hAnsi="Arial" w:cs="Arial"/>
              <w:i/>
              <w:iCs/>
              <w:color w:val="222222"/>
              <w:sz w:val="20"/>
            </w:rPr>
            <w:t>and</w:t>
          </w:r>
          <w:proofErr w:type="spellEnd"/>
          <w:r w:rsidRPr="00E21024">
            <w:rPr>
              <w:rFonts w:ascii="Arial" w:eastAsia="Times New Roman" w:hAnsi="Arial" w:cs="Arial"/>
              <w:i/>
              <w:iCs/>
              <w:color w:val="222222"/>
              <w:sz w:val="20"/>
            </w:rPr>
            <w:t xml:space="preserve"> </w:t>
          </w:r>
          <w:proofErr w:type="spellStart"/>
          <w:r w:rsidRPr="00E21024">
            <w:rPr>
              <w:rFonts w:ascii="Arial" w:eastAsia="Times New Roman" w:hAnsi="Arial" w:cs="Arial"/>
              <w:i/>
              <w:iCs/>
              <w:color w:val="222222"/>
              <w:sz w:val="20"/>
            </w:rPr>
            <w:t>Development</w:t>
          </w:r>
          <w:proofErr w:type="spellEnd"/>
          <w:r w:rsidRPr="00E21024">
            <w:rPr>
              <w:rFonts w:ascii="Arial" w:eastAsia="Times New Roman" w:hAnsi="Arial" w:cs="Arial"/>
              <w:i/>
              <w:iCs/>
              <w:color w:val="222222"/>
              <w:sz w:val="20"/>
            </w:rPr>
            <w:t xml:space="preserve"> </w:t>
          </w:r>
          <w:proofErr w:type="spellStart"/>
          <w:r w:rsidRPr="00E21024">
            <w:rPr>
              <w:rFonts w:ascii="Arial" w:eastAsia="Times New Roman" w:hAnsi="Arial" w:cs="Arial"/>
              <w:i/>
              <w:iCs/>
              <w:color w:val="222222"/>
              <w:sz w:val="20"/>
            </w:rPr>
            <w:t>of</w:t>
          </w:r>
          <w:proofErr w:type="spellEnd"/>
          <w:r w:rsidRPr="00E21024">
            <w:rPr>
              <w:rFonts w:ascii="Arial" w:eastAsia="Times New Roman" w:hAnsi="Arial" w:cs="Arial"/>
              <w:i/>
              <w:iCs/>
              <w:color w:val="222222"/>
              <w:sz w:val="20"/>
            </w:rPr>
            <w:t xml:space="preserve"> Life </w:t>
          </w:r>
          <w:proofErr w:type="spellStart"/>
          <w:r w:rsidRPr="00E21024">
            <w:rPr>
              <w:rFonts w:ascii="Arial" w:eastAsia="Times New Roman" w:hAnsi="Arial" w:cs="Arial"/>
              <w:i/>
              <w:iCs/>
              <w:color w:val="222222"/>
              <w:sz w:val="20"/>
            </w:rPr>
            <w:t>Course</w:t>
          </w:r>
          <w:proofErr w:type="spellEnd"/>
          <w:r w:rsidRPr="00E21024">
            <w:rPr>
              <w:rFonts w:ascii="Arial" w:eastAsia="Times New Roman" w:hAnsi="Arial" w:cs="Arial"/>
              <w:i/>
              <w:iCs/>
              <w:color w:val="222222"/>
              <w:sz w:val="20"/>
            </w:rPr>
            <w:t xml:space="preserve"> </w:t>
          </w:r>
          <w:proofErr w:type="spellStart"/>
          <w:r w:rsidRPr="00E21024">
            <w:rPr>
              <w:rFonts w:ascii="Arial" w:eastAsia="Times New Roman" w:hAnsi="Arial" w:cs="Arial"/>
              <w:i/>
              <w:iCs/>
              <w:color w:val="222222"/>
              <w:sz w:val="20"/>
            </w:rPr>
            <w:t>Theory</w:t>
          </w:r>
          <w:proofErr w:type="spellEnd"/>
          <w:r w:rsidRPr="00E21024">
            <w:rPr>
              <w:rFonts w:ascii="Arial" w:eastAsia="Times New Roman" w:hAnsi="Arial" w:cs="Arial"/>
              <w:color w:val="222222"/>
              <w:sz w:val="20"/>
            </w:rPr>
            <w:t>.</w:t>
          </w:r>
        </w:p>
        <w:p w14:paraId="78C6F39A" w14:textId="77777777" w:rsidR="00E21024" w:rsidRPr="00E21024" w:rsidRDefault="00E21024">
          <w:pPr>
            <w:autoSpaceDE w:val="0"/>
            <w:autoSpaceDN w:val="0"/>
            <w:ind w:hanging="480"/>
            <w:divId w:val="1226336230"/>
            <w:rPr>
              <w:rFonts w:ascii="Arial" w:eastAsia="Times New Roman" w:hAnsi="Arial" w:cs="Arial"/>
              <w:color w:val="222222"/>
              <w:sz w:val="20"/>
            </w:rPr>
          </w:pPr>
          <w:proofErr w:type="spellStart"/>
          <w:r w:rsidRPr="00E21024">
            <w:rPr>
              <w:rFonts w:ascii="Arial" w:eastAsia="Times New Roman" w:hAnsi="Arial" w:cs="Arial"/>
              <w:color w:val="222222"/>
              <w:sz w:val="20"/>
            </w:rPr>
            <w:t>Fairlie</w:t>
          </w:r>
          <w:proofErr w:type="spellEnd"/>
          <w:r w:rsidRPr="00E21024">
            <w:rPr>
              <w:rFonts w:ascii="Arial" w:eastAsia="Times New Roman" w:hAnsi="Arial" w:cs="Arial"/>
              <w:color w:val="222222"/>
              <w:sz w:val="20"/>
            </w:rPr>
            <w:t xml:space="preserve">, R. W., &amp; </w:t>
          </w:r>
          <w:proofErr w:type="spellStart"/>
          <w:r w:rsidRPr="00E21024">
            <w:rPr>
              <w:rFonts w:ascii="Arial" w:eastAsia="Times New Roman" w:hAnsi="Arial" w:cs="Arial"/>
              <w:color w:val="222222"/>
              <w:sz w:val="20"/>
            </w:rPr>
            <w:t>Fossen</w:t>
          </w:r>
          <w:proofErr w:type="spellEnd"/>
          <w:r w:rsidRPr="00E21024">
            <w:rPr>
              <w:rFonts w:ascii="Arial" w:eastAsia="Times New Roman" w:hAnsi="Arial" w:cs="Arial"/>
              <w:color w:val="222222"/>
              <w:sz w:val="20"/>
            </w:rPr>
            <w:t xml:space="preserve">, F. M. (2018). </w:t>
          </w:r>
          <w:proofErr w:type="spellStart"/>
          <w:r w:rsidRPr="00E21024">
            <w:rPr>
              <w:rFonts w:ascii="Arial" w:eastAsia="Times New Roman" w:hAnsi="Arial" w:cs="Arial"/>
              <w:color w:val="222222"/>
              <w:sz w:val="20"/>
            </w:rPr>
            <w:t>Opportunity</w:t>
          </w:r>
          <w:proofErr w:type="spellEnd"/>
          <w:r w:rsidRPr="00E21024">
            <w:rPr>
              <w:rFonts w:ascii="Arial" w:eastAsia="Times New Roman" w:hAnsi="Arial" w:cs="Arial"/>
              <w:color w:val="222222"/>
              <w:sz w:val="20"/>
            </w:rPr>
            <w:t xml:space="preserve"> Versus </w:t>
          </w:r>
          <w:proofErr w:type="spellStart"/>
          <w:r w:rsidRPr="00E21024">
            <w:rPr>
              <w:rFonts w:ascii="Arial" w:eastAsia="Times New Roman" w:hAnsi="Arial" w:cs="Arial"/>
              <w:color w:val="222222"/>
              <w:sz w:val="20"/>
            </w:rPr>
            <w:t>Necessity</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Entrepreneurship</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Two</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Components</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of</w:t>
          </w:r>
          <w:proofErr w:type="spellEnd"/>
          <w:r w:rsidRPr="00E21024">
            <w:rPr>
              <w:rFonts w:ascii="Arial" w:eastAsia="Times New Roman" w:hAnsi="Arial" w:cs="Arial"/>
              <w:color w:val="222222"/>
              <w:sz w:val="20"/>
            </w:rPr>
            <w:t xml:space="preserve"> Business </w:t>
          </w:r>
          <w:proofErr w:type="spellStart"/>
          <w:r w:rsidRPr="00E21024">
            <w:rPr>
              <w:rFonts w:ascii="Arial" w:eastAsia="Times New Roman" w:hAnsi="Arial" w:cs="Arial"/>
              <w:color w:val="222222"/>
              <w:sz w:val="20"/>
            </w:rPr>
            <w:t>Creation</w:t>
          </w:r>
          <w:proofErr w:type="spellEnd"/>
          <w:r w:rsidRPr="00E21024">
            <w:rPr>
              <w:rFonts w:ascii="Arial" w:eastAsia="Times New Roman" w:hAnsi="Arial" w:cs="Arial"/>
              <w:color w:val="222222"/>
              <w:sz w:val="20"/>
            </w:rPr>
            <w:t xml:space="preserve">. </w:t>
          </w:r>
          <w:r w:rsidRPr="00E21024">
            <w:rPr>
              <w:rFonts w:ascii="Arial" w:eastAsia="Times New Roman" w:hAnsi="Arial" w:cs="Arial"/>
              <w:i/>
              <w:iCs/>
              <w:color w:val="222222"/>
              <w:sz w:val="20"/>
            </w:rPr>
            <w:t xml:space="preserve">SSRN </w:t>
          </w:r>
          <w:proofErr w:type="spellStart"/>
          <w:r w:rsidRPr="00E21024">
            <w:rPr>
              <w:rFonts w:ascii="Arial" w:eastAsia="Times New Roman" w:hAnsi="Arial" w:cs="Arial"/>
              <w:i/>
              <w:iCs/>
              <w:color w:val="222222"/>
              <w:sz w:val="20"/>
            </w:rPr>
            <w:t>Electronic</w:t>
          </w:r>
          <w:proofErr w:type="spellEnd"/>
          <w:r w:rsidRPr="00E21024">
            <w:rPr>
              <w:rFonts w:ascii="Arial" w:eastAsia="Times New Roman" w:hAnsi="Arial" w:cs="Arial"/>
              <w:i/>
              <w:iCs/>
              <w:color w:val="222222"/>
              <w:sz w:val="20"/>
            </w:rPr>
            <w:t xml:space="preserve"> </w:t>
          </w:r>
          <w:proofErr w:type="spellStart"/>
          <w:r w:rsidRPr="00E21024">
            <w:rPr>
              <w:rFonts w:ascii="Arial" w:eastAsia="Times New Roman" w:hAnsi="Arial" w:cs="Arial"/>
              <w:i/>
              <w:iCs/>
              <w:color w:val="222222"/>
              <w:sz w:val="20"/>
            </w:rPr>
            <w:t>Journal</w:t>
          </w:r>
          <w:proofErr w:type="spellEnd"/>
          <w:r w:rsidRPr="00E21024">
            <w:rPr>
              <w:rFonts w:ascii="Arial" w:eastAsia="Times New Roman" w:hAnsi="Arial" w:cs="Arial"/>
              <w:color w:val="222222"/>
              <w:sz w:val="20"/>
            </w:rPr>
            <w:t>. https://doi.org/10.2139/ssrn.3132357</w:t>
          </w:r>
        </w:p>
        <w:p w14:paraId="037C5322" w14:textId="77777777" w:rsidR="00E21024" w:rsidRPr="00E21024" w:rsidRDefault="00E21024">
          <w:pPr>
            <w:autoSpaceDE w:val="0"/>
            <w:autoSpaceDN w:val="0"/>
            <w:ind w:hanging="480"/>
            <w:divId w:val="305938837"/>
            <w:rPr>
              <w:rFonts w:ascii="Arial" w:eastAsia="Times New Roman" w:hAnsi="Arial" w:cs="Arial"/>
              <w:color w:val="222222"/>
              <w:sz w:val="20"/>
            </w:rPr>
          </w:pPr>
          <w:r w:rsidRPr="00E21024">
            <w:rPr>
              <w:rFonts w:ascii="Arial" w:eastAsia="Times New Roman" w:hAnsi="Arial" w:cs="Arial"/>
              <w:color w:val="222222"/>
              <w:sz w:val="20"/>
            </w:rPr>
            <w:t xml:space="preserve">Koch, M., Park, S., &amp; </w:t>
          </w:r>
          <w:proofErr w:type="spellStart"/>
          <w:r w:rsidRPr="00E21024">
            <w:rPr>
              <w:rFonts w:ascii="Arial" w:eastAsia="Times New Roman" w:hAnsi="Arial" w:cs="Arial"/>
              <w:color w:val="222222"/>
              <w:sz w:val="20"/>
            </w:rPr>
            <w:t>Zahra</w:t>
          </w:r>
          <w:proofErr w:type="spellEnd"/>
          <w:r w:rsidRPr="00E21024">
            <w:rPr>
              <w:rFonts w:ascii="Arial" w:eastAsia="Times New Roman" w:hAnsi="Arial" w:cs="Arial"/>
              <w:color w:val="222222"/>
              <w:sz w:val="20"/>
            </w:rPr>
            <w:t xml:space="preserve">, S. A. (2021a). </w:t>
          </w:r>
          <w:proofErr w:type="spellStart"/>
          <w:r w:rsidRPr="00E21024">
            <w:rPr>
              <w:rFonts w:ascii="Arial" w:eastAsia="Times New Roman" w:hAnsi="Arial" w:cs="Arial"/>
              <w:color w:val="222222"/>
              <w:sz w:val="20"/>
            </w:rPr>
            <w:t>Career</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patterns</w:t>
          </w:r>
          <w:proofErr w:type="spellEnd"/>
          <w:r w:rsidRPr="00E21024">
            <w:rPr>
              <w:rFonts w:ascii="Arial" w:eastAsia="Times New Roman" w:hAnsi="Arial" w:cs="Arial"/>
              <w:color w:val="222222"/>
              <w:sz w:val="20"/>
            </w:rPr>
            <w:t xml:space="preserve"> in self-</w:t>
          </w:r>
          <w:proofErr w:type="spellStart"/>
          <w:r w:rsidRPr="00E21024">
            <w:rPr>
              <w:rFonts w:ascii="Arial" w:eastAsia="Times New Roman" w:hAnsi="Arial" w:cs="Arial"/>
              <w:color w:val="222222"/>
              <w:sz w:val="20"/>
            </w:rPr>
            <w:t>employment</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and</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career</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success</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i/>
              <w:iCs/>
              <w:color w:val="222222"/>
              <w:sz w:val="20"/>
            </w:rPr>
            <w:t>Journal</w:t>
          </w:r>
          <w:proofErr w:type="spellEnd"/>
          <w:r w:rsidRPr="00E21024">
            <w:rPr>
              <w:rFonts w:ascii="Arial" w:eastAsia="Times New Roman" w:hAnsi="Arial" w:cs="Arial"/>
              <w:i/>
              <w:iCs/>
              <w:color w:val="222222"/>
              <w:sz w:val="20"/>
            </w:rPr>
            <w:t xml:space="preserve"> </w:t>
          </w:r>
          <w:proofErr w:type="spellStart"/>
          <w:r w:rsidRPr="00E21024">
            <w:rPr>
              <w:rFonts w:ascii="Arial" w:eastAsia="Times New Roman" w:hAnsi="Arial" w:cs="Arial"/>
              <w:i/>
              <w:iCs/>
              <w:color w:val="222222"/>
              <w:sz w:val="20"/>
            </w:rPr>
            <w:t>of</w:t>
          </w:r>
          <w:proofErr w:type="spellEnd"/>
          <w:r w:rsidRPr="00E21024">
            <w:rPr>
              <w:rFonts w:ascii="Arial" w:eastAsia="Times New Roman" w:hAnsi="Arial" w:cs="Arial"/>
              <w:i/>
              <w:iCs/>
              <w:color w:val="222222"/>
              <w:sz w:val="20"/>
            </w:rPr>
            <w:t xml:space="preserve"> Business </w:t>
          </w:r>
          <w:proofErr w:type="spellStart"/>
          <w:r w:rsidRPr="00E21024">
            <w:rPr>
              <w:rFonts w:ascii="Arial" w:eastAsia="Times New Roman" w:hAnsi="Arial" w:cs="Arial"/>
              <w:i/>
              <w:iCs/>
              <w:color w:val="222222"/>
              <w:sz w:val="20"/>
            </w:rPr>
            <w:t>Venturing</w:t>
          </w:r>
          <w:proofErr w:type="spellEnd"/>
          <w:r w:rsidRPr="00E21024">
            <w:rPr>
              <w:rFonts w:ascii="Arial" w:eastAsia="Times New Roman" w:hAnsi="Arial" w:cs="Arial"/>
              <w:color w:val="222222"/>
              <w:sz w:val="20"/>
            </w:rPr>
            <w:t xml:space="preserve">, </w:t>
          </w:r>
          <w:r w:rsidRPr="00E21024">
            <w:rPr>
              <w:rFonts w:ascii="Arial" w:eastAsia="Times New Roman" w:hAnsi="Arial" w:cs="Arial"/>
              <w:i/>
              <w:iCs/>
              <w:color w:val="222222"/>
              <w:sz w:val="20"/>
            </w:rPr>
            <w:t>36</w:t>
          </w:r>
          <w:r w:rsidRPr="00E21024">
            <w:rPr>
              <w:rFonts w:ascii="Arial" w:eastAsia="Times New Roman" w:hAnsi="Arial" w:cs="Arial"/>
              <w:color w:val="222222"/>
              <w:sz w:val="20"/>
            </w:rPr>
            <w:t>(1). https://doi.org/10.1016/j.jbusvent.2019.105998</w:t>
          </w:r>
        </w:p>
        <w:p w14:paraId="538E0050" w14:textId="77777777" w:rsidR="00E21024" w:rsidRPr="00E21024" w:rsidRDefault="00E21024">
          <w:pPr>
            <w:autoSpaceDE w:val="0"/>
            <w:autoSpaceDN w:val="0"/>
            <w:ind w:hanging="480"/>
            <w:divId w:val="284041163"/>
            <w:rPr>
              <w:rFonts w:ascii="Arial" w:eastAsia="Times New Roman" w:hAnsi="Arial" w:cs="Arial"/>
              <w:color w:val="222222"/>
              <w:sz w:val="20"/>
            </w:rPr>
          </w:pPr>
          <w:r w:rsidRPr="00E21024">
            <w:rPr>
              <w:rFonts w:ascii="Arial" w:eastAsia="Times New Roman" w:hAnsi="Arial" w:cs="Arial"/>
              <w:color w:val="222222"/>
              <w:sz w:val="20"/>
            </w:rPr>
            <w:t xml:space="preserve">Koch, M., Park, S., &amp; </w:t>
          </w:r>
          <w:proofErr w:type="spellStart"/>
          <w:r w:rsidRPr="00E21024">
            <w:rPr>
              <w:rFonts w:ascii="Arial" w:eastAsia="Times New Roman" w:hAnsi="Arial" w:cs="Arial"/>
              <w:color w:val="222222"/>
              <w:sz w:val="20"/>
            </w:rPr>
            <w:t>Zahra</w:t>
          </w:r>
          <w:proofErr w:type="spellEnd"/>
          <w:r w:rsidRPr="00E21024">
            <w:rPr>
              <w:rFonts w:ascii="Arial" w:eastAsia="Times New Roman" w:hAnsi="Arial" w:cs="Arial"/>
              <w:color w:val="222222"/>
              <w:sz w:val="20"/>
            </w:rPr>
            <w:t xml:space="preserve">, S. A. (2021b). </w:t>
          </w:r>
          <w:proofErr w:type="spellStart"/>
          <w:r w:rsidRPr="00E21024">
            <w:rPr>
              <w:rFonts w:ascii="Arial" w:eastAsia="Times New Roman" w:hAnsi="Arial" w:cs="Arial"/>
              <w:color w:val="222222"/>
              <w:sz w:val="20"/>
            </w:rPr>
            <w:t>Career</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patterns</w:t>
          </w:r>
          <w:proofErr w:type="spellEnd"/>
          <w:r w:rsidRPr="00E21024">
            <w:rPr>
              <w:rFonts w:ascii="Arial" w:eastAsia="Times New Roman" w:hAnsi="Arial" w:cs="Arial"/>
              <w:color w:val="222222"/>
              <w:sz w:val="20"/>
            </w:rPr>
            <w:t xml:space="preserve"> in self-</w:t>
          </w:r>
          <w:proofErr w:type="spellStart"/>
          <w:r w:rsidRPr="00E21024">
            <w:rPr>
              <w:rFonts w:ascii="Arial" w:eastAsia="Times New Roman" w:hAnsi="Arial" w:cs="Arial"/>
              <w:color w:val="222222"/>
              <w:sz w:val="20"/>
            </w:rPr>
            <w:t>employment</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and</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career</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success</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i/>
              <w:iCs/>
              <w:color w:val="222222"/>
              <w:sz w:val="20"/>
            </w:rPr>
            <w:t>Journal</w:t>
          </w:r>
          <w:proofErr w:type="spellEnd"/>
          <w:r w:rsidRPr="00E21024">
            <w:rPr>
              <w:rFonts w:ascii="Arial" w:eastAsia="Times New Roman" w:hAnsi="Arial" w:cs="Arial"/>
              <w:i/>
              <w:iCs/>
              <w:color w:val="222222"/>
              <w:sz w:val="20"/>
            </w:rPr>
            <w:t xml:space="preserve"> </w:t>
          </w:r>
          <w:proofErr w:type="spellStart"/>
          <w:r w:rsidRPr="00E21024">
            <w:rPr>
              <w:rFonts w:ascii="Arial" w:eastAsia="Times New Roman" w:hAnsi="Arial" w:cs="Arial"/>
              <w:i/>
              <w:iCs/>
              <w:color w:val="222222"/>
              <w:sz w:val="20"/>
            </w:rPr>
            <w:t>of</w:t>
          </w:r>
          <w:proofErr w:type="spellEnd"/>
          <w:r w:rsidRPr="00E21024">
            <w:rPr>
              <w:rFonts w:ascii="Arial" w:eastAsia="Times New Roman" w:hAnsi="Arial" w:cs="Arial"/>
              <w:i/>
              <w:iCs/>
              <w:color w:val="222222"/>
              <w:sz w:val="20"/>
            </w:rPr>
            <w:t xml:space="preserve"> Business </w:t>
          </w:r>
          <w:proofErr w:type="spellStart"/>
          <w:r w:rsidRPr="00E21024">
            <w:rPr>
              <w:rFonts w:ascii="Arial" w:eastAsia="Times New Roman" w:hAnsi="Arial" w:cs="Arial"/>
              <w:i/>
              <w:iCs/>
              <w:color w:val="222222"/>
              <w:sz w:val="20"/>
            </w:rPr>
            <w:t>Venturing</w:t>
          </w:r>
          <w:proofErr w:type="spellEnd"/>
          <w:r w:rsidRPr="00E21024">
            <w:rPr>
              <w:rFonts w:ascii="Arial" w:eastAsia="Times New Roman" w:hAnsi="Arial" w:cs="Arial"/>
              <w:color w:val="222222"/>
              <w:sz w:val="20"/>
            </w:rPr>
            <w:t xml:space="preserve">, </w:t>
          </w:r>
          <w:r w:rsidRPr="00E21024">
            <w:rPr>
              <w:rFonts w:ascii="Arial" w:eastAsia="Times New Roman" w:hAnsi="Arial" w:cs="Arial"/>
              <w:i/>
              <w:iCs/>
              <w:color w:val="222222"/>
              <w:sz w:val="20"/>
            </w:rPr>
            <w:t>36</w:t>
          </w:r>
          <w:r w:rsidRPr="00E21024">
            <w:rPr>
              <w:rFonts w:ascii="Arial" w:eastAsia="Times New Roman" w:hAnsi="Arial" w:cs="Arial"/>
              <w:color w:val="222222"/>
              <w:sz w:val="20"/>
            </w:rPr>
            <w:t>(1). https://doi.org/10.1016/j.jbusvent.2019.105998</w:t>
          </w:r>
        </w:p>
        <w:p w14:paraId="09AEE96A" w14:textId="77777777" w:rsidR="00E21024" w:rsidRPr="00E21024" w:rsidRDefault="00E21024">
          <w:pPr>
            <w:autoSpaceDE w:val="0"/>
            <w:autoSpaceDN w:val="0"/>
            <w:ind w:hanging="480"/>
            <w:divId w:val="1215577177"/>
            <w:rPr>
              <w:rFonts w:ascii="Arial" w:eastAsia="Times New Roman" w:hAnsi="Arial" w:cs="Arial"/>
              <w:color w:val="222222"/>
              <w:sz w:val="20"/>
            </w:rPr>
          </w:pPr>
          <w:proofErr w:type="spellStart"/>
          <w:r w:rsidRPr="00E21024">
            <w:rPr>
              <w:rFonts w:ascii="Arial" w:eastAsia="Times New Roman" w:hAnsi="Arial" w:cs="Arial"/>
              <w:color w:val="222222"/>
              <w:sz w:val="20"/>
            </w:rPr>
            <w:t>Kwon</w:t>
          </w:r>
          <w:proofErr w:type="spellEnd"/>
          <w:r w:rsidRPr="00E21024">
            <w:rPr>
              <w:rFonts w:ascii="Arial" w:eastAsia="Times New Roman" w:hAnsi="Arial" w:cs="Arial"/>
              <w:color w:val="222222"/>
              <w:sz w:val="20"/>
            </w:rPr>
            <w:t xml:space="preserve">, S. W., &amp; Wang, X. (2025). </w:t>
          </w:r>
          <w:proofErr w:type="spellStart"/>
          <w:r w:rsidRPr="00E21024">
            <w:rPr>
              <w:rFonts w:ascii="Arial" w:eastAsia="Times New Roman" w:hAnsi="Arial" w:cs="Arial"/>
              <w:color w:val="222222"/>
              <w:sz w:val="20"/>
            </w:rPr>
            <w:t>Entrepreneurial</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Career</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Trajectories</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An</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Exploratory</w:t>
          </w:r>
          <w:proofErr w:type="spellEnd"/>
          <w:r w:rsidRPr="00E21024">
            <w:rPr>
              <w:rFonts w:ascii="Arial" w:eastAsia="Times New Roman" w:hAnsi="Arial" w:cs="Arial"/>
              <w:color w:val="222222"/>
              <w:sz w:val="20"/>
            </w:rPr>
            <w:t xml:space="preserve"> Life-</w:t>
          </w:r>
          <w:proofErr w:type="spellStart"/>
          <w:r w:rsidRPr="00E21024">
            <w:rPr>
              <w:rFonts w:ascii="Arial" w:eastAsia="Times New Roman" w:hAnsi="Arial" w:cs="Arial"/>
              <w:color w:val="222222"/>
              <w:sz w:val="20"/>
            </w:rPr>
            <w:t>Course</w:t>
          </w:r>
          <w:proofErr w:type="spellEnd"/>
          <w:r w:rsidRPr="00E21024">
            <w:rPr>
              <w:rFonts w:ascii="Arial" w:eastAsia="Times New Roman" w:hAnsi="Arial" w:cs="Arial"/>
              <w:color w:val="222222"/>
              <w:sz w:val="20"/>
            </w:rPr>
            <w:t xml:space="preserve"> Perspective. </w:t>
          </w:r>
          <w:proofErr w:type="spellStart"/>
          <w:r w:rsidRPr="00E21024">
            <w:rPr>
              <w:rFonts w:ascii="Arial" w:eastAsia="Times New Roman" w:hAnsi="Arial" w:cs="Arial"/>
              <w:i/>
              <w:iCs/>
              <w:color w:val="222222"/>
              <w:sz w:val="20"/>
            </w:rPr>
            <w:t>Entrepreneurship</w:t>
          </w:r>
          <w:proofErr w:type="spellEnd"/>
          <w:r w:rsidRPr="00E21024">
            <w:rPr>
              <w:rFonts w:ascii="Arial" w:eastAsia="Times New Roman" w:hAnsi="Arial" w:cs="Arial"/>
              <w:i/>
              <w:iCs/>
              <w:color w:val="222222"/>
              <w:sz w:val="20"/>
            </w:rPr>
            <w:t xml:space="preserve"> </w:t>
          </w:r>
          <w:proofErr w:type="spellStart"/>
          <w:r w:rsidRPr="00E21024">
            <w:rPr>
              <w:rFonts w:ascii="Arial" w:eastAsia="Times New Roman" w:hAnsi="Arial" w:cs="Arial"/>
              <w:i/>
              <w:iCs/>
              <w:color w:val="222222"/>
              <w:sz w:val="20"/>
            </w:rPr>
            <w:t>Theory</w:t>
          </w:r>
          <w:proofErr w:type="spellEnd"/>
          <w:r w:rsidRPr="00E21024">
            <w:rPr>
              <w:rFonts w:ascii="Arial" w:eastAsia="Times New Roman" w:hAnsi="Arial" w:cs="Arial"/>
              <w:i/>
              <w:iCs/>
              <w:color w:val="222222"/>
              <w:sz w:val="20"/>
            </w:rPr>
            <w:t xml:space="preserve"> </w:t>
          </w:r>
          <w:proofErr w:type="spellStart"/>
          <w:r w:rsidRPr="00E21024">
            <w:rPr>
              <w:rFonts w:ascii="Arial" w:eastAsia="Times New Roman" w:hAnsi="Arial" w:cs="Arial"/>
              <w:i/>
              <w:iCs/>
              <w:color w:val="222222"/>
              <w:sz w:val="20"/>
            </w:rPr>
            <w:t>and</w:t>
          </w:r>
          <w:proofErr w:type="spellEnd"/>
          <w:r w:rsidRPr="00E21024">
            <w:rPr>
              <w:rFonts w:ascii="Arial" w:eastAsia="Times New Roman" w:hAnsi="Arial" w:cs="Arial"/>
              <w:i/>
              <w:iCs/>
              <w:color w:val="222222"/>
              <w:sz w:val="20"/>
            </w:rPr>
            <w:t xml:space="preserve"> </w:t>
          </w:r>
          <w:proofErr w:type="spellStart"/>
          <w:r w:rsidRPr="00E21024">
            <w:rPr>
              <w:rFonts w:ascii="Arial" w:eastAsia="Times New Roman" w:hAnsi="Arial" w:cs="Arial"/>
              <w:i/>
              <w:iCs/>
              <w:color w:val="222222"/>
              <w:sz w:val="20"/>
            </w:rPr>
            <w:t>Practice</w:t>
          </w:r>
          <w:proofErr w:type="spellEnd"/>
          <w:r w:rsidRPr="00E21024">
            <w:rPr>
              <w:rFonts w:ascii="Arial" w:eastAsia="Times New Roman" w:hAnsi="Arial" w:cs="Arial"/>
              <w:color w:val="222222"/>
              <w:sz w:val="20"/>
            </w:rPr>
            <w:t>. https://doi.org/10.1177/10422587251398814</w:t>
          </w:r>
        </w:p>
        <w:p w14:paraId="163D2DA6" w14:textId="77777777" w:rsidR="00E21024" w:rsidRPr="00E21024" w:rsidRDefault="00E21024">
          <w:pPr>
            <w:autoSpaceDE w:val="0"/>
            <w:autoSpaceDN w:val="0"/>
            <w:ind w:hanging="480"/>
            <w:divId w:val="829294712"/>
            <w:rPr>
              <w:rFonts w:ascii="Arial" w:eastAsia="Times New Roman" w:hAnsi="Arial" w:cs="Arial"/>
              <w:color w:val="222222"/>
              <w:sz w:val="20"/>
            </w:rPr>
          </w:pPr>
          <w:r w:rsidRPr="00E21024">
            <w:rPr>
              <w:rFonts w:ascii="Arial" w:eastAsia="Times New Roman" w:hAnsi="Arial" w:cs="Arial"/>
              <w:color w:val="222222"/>
              <w:sz w:val="20"/>
            </w:rPr>
            <w:t>Romero, I., &amp; Martínez-</w:t>
          </w:r>
          <w:proofErr w:type="spellStart"/>
          <w:r w:rsidRPr="00E21024">
            <w:rPr>
              <w:rFonts w:ascii="Arial" w:eastAsia="Times New Roman" w:hAnsi="Arial" w:cs="Arial"/>
              <w:color w:val="222222"/>
              <w:sz w:val="20"/>
            </w:rPr>
            <w:t>Román</w:t>
          </w:r>
          <w:proofErr w:type="spellEnd"/>
          <w:r w:rsidRPr="00E21024">
            <w:rPr>
              <w:rFonts w:ascii="Arial" w:eastAsia="Times New Roman" w:hAnsi="Arial" w:cs="Arial"/>
              <w:color w:val="222222"/>
              <w:sz w:val="20"/>
            </w:rPr>
            <w:t>, J. A. (2012). Self-</w:t>
          </w:r>
          <w:proofErr w:type="spellStart"/>
          <w:r w:rsidRPr="00E21024">
            <w:rPr>
              <w:rFonts w:ascii="Arial" w:eastAsia="Times New Roman" w:hAnsi="Arial" w:cs="Arial"/>
              <w:color w:val="222222"/>
              <w:sz w:val="20"/>
            </w:rPr>
            <w:t>employment</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and</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innovation</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Exploring</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the</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determinants</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of</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innovative</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behavior</w:t>
          </w:r>
          <w:proofErr w:type="spellEnd"/>
          <w:r w:rsidRPr="00E21024">
            <w:rPr>
              <w:rFonts w:ascii="Arial" w:eastAsia="Times New Roman" w:hAnsi="Arial" w:cs="Arial"/>
              <w:color w:val="222222"/>
              <w:sz w:val="20"/>
            </w:rPr>
            <w:t xml:space="preserve"> in </w:t>
          </w:r>
          <w:proofErr w:type="spellStart"/>
          <w:r w:rsidRPr="00E21024">
            <w:rPr>
              <w:rFonts w:ascii="Arial" w:eastAsia="Times New Roman" w:hAnsi="Arial" w:cs="Arial"/>
              <w:color w:val="222222"/>
              <w:sz w:val="20"/>
            </w:rPr>
            <w:t>small</w:t>
          </w:r>
          <w:proofErr w:type="spellEnd"/>
          <w:r w:rsidRPr="00E21024">
            <w:rPr>
              <w:rFonts w:ascii="Arial" w:eastAsia="Times New Roman" w:hAnsi="Arial" w:cs="Arial"/>
              <w:color w:val="222222"/>
              <w:sz w:val="20"/>
            </w:rPr>
            <w:t xml:space="preserve"> businesses. </w:t>
          </w:r>
          <w:proofErr w:type="spellStart"/>
          <w:r w:rsidRPr="00E21024">
            <w:rPr>
              <w:rFonts w:ascii="Arial" w:eastAsia="Times New Roman" w:hAnsi="Arial" w:cs="Arial"/>
              <w:i/>
              <w:iCs/>
              <w:color w:val="222222"/>
              <w:sz w:val="20"/>
            </w:rPr>
            <w:t>Research</w:t>
          </w:r>
          <w:proofErr w:type="spellEnd"/>
          <w:r w:rsidRPr="00E21024">
            <w:rPr>
              <w:rFonts w:ascii="Arial" w:eastAsia="Times New Roman" w:hAnsi="Arial" w:cs="Arial"/>
              <w:i/>
              <w:iCs/>
              <w:color w:val="222222"/>
              <w:sz w:val="20"/>
            </w:rPr>
            <w:t xml:space="preserve"> </w:t>
          </w:r>
          <w:proofErr w:type="spellStart"/>
          <w:r w:rsidRPr="00E21024">
            <w:rPr>
              <w:rFonts w:ascii="Arial" w:eastAsia="Times New Roman" w:hAnsi="Arial" w:cs="Arial"/>
              <w:i/>
              <w:iCs/>
              <w:color w:val="222222"/>
              <w:sz w:val="20"/>
            </w:rPr>
            <w:t>Policy</w:t>
          </w:r>
          <w:proofErr w:type="spellEnd"/>
          <w:r w:rsidRPr="00E21024">
            <w:rPr>
              <w:rFonts w:ascii="Arial" w:eastAsia="Times New Roman" w:hAnsi="Arial" w:cs="Arial"/>
              <w:color w:val="222222"/>
              <w:sz w:val="20"/>
            </w:rPr>
            <w:t xml:space="preserve">, </w:t>
          </w:r>
          <w:r w:rsidRPr="00E21024">
            <w:rPr>
              <w:rFonts w:ascii="Arial" w:eastAsia="Times New Roman" w:hAnsi="Arial" w:cs="Arial"/>
              <w:i/>
              <w:iCs/>
              <w:color w:val="222222"/>
              <w:sz w:val="20"/>
            </w:rPr>
            <w:t>41</w:t>
          </w:r>
          <w:r w:rsidRPr="00E21024">
            <w:rPr>
              <w:rFonts w:ascii="Arial" w:eastAsia="Times New Roman" w:hAnsi="Arial" w:cs="Arial"/>
              <w:color w:val="222222"/>
              <w:sz w:val="20"/>
            </w:rPr>
            <w:t>(1), 178–189. https://doi.org/10.1016/j.respol.2011.07.005</w:t>
          </w:r>
        </w:p>
        <w:p w14:paraId="440CFE3D" w14:textId="77777777" w:rsidR="00E21024" w:rsidRPr="00E21024" w:rsidRDefault="00E21024">
          <w:pPr>
            <w:autoSpaceDE w:val="0"/>
            <w:autoSpaceDN w:val="0"/>
            <w:ind w:hanging="480"/>
            <w:divId w:val="1895122363"/>
            <w:rPr>
              <w:rFonts w:ascii="Arial" w:eastAsia="Times New Roman" w:hAnsi="Arial" w:cs="Arial"/>
              <w:color w:val="222222"/>
              <w:sz w:val="20"/>
            </w:rPr>
          </w:pPr>
          <w:r w:rsidRPr="00E21024">
            <w:rPr>
              <w:rFonts w:ascii="Arial" w:eastAsia="Times New Roman" w:hAnsi="Arial" w:cs="Arial"/>
              <w:color w:val="222222"/>
              <w:sz w:val="20"/>
            </w:rPr>
            <w:t xml:space="preserve">Sun, S. B., Jin, L., &amp; Zhao, X. (2024a). The </w:t>
          </w:r>
          <w:proofErr w:type="spellStart"/>
          <w:r w:rsidRPr="00E21024">
            <w:rPr>
              <w:rFonts w:ascii="Arial" w:eastAsia="Times New Roman" w:hAnsi="Arial" w:cs="Arial"/>
              <w:color w:val="222222"/>
              <w:sz w:val="20"/>
            </w:rPr>
            <w:t>career</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history</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of</w:t>
          </w:r>
          <w:proofErr w:type="spellEnd"/>
          <w:r w:rsidRPr="00E21024">
            <w:rPr>
              <w:rFonts w:ascii="Arial" w:eastAsia="Times New Roman" w:hAnsi="Arial" w:cs="Arial"/>
              <w:color w:val="222222"/>
              <w:sz w:val="20"/>
            </w:rPr>
            <w:t xml:space="preserve"> Chinese entrepreneurs </w:t>
          </w:r>
          <w:proofErr w:type="spellStart"/>
          <w:r w:rsidRPr="00E21024">
            <w:rPr>
              <w:rFonts w:ascii="Arial" w:eastAsia="Times New Roman" w:hAnsi="Arial" w:cs="Arial"/>
              <w:color w:val="222222"/>
              <w:sz w:val="20"/>
            </w:rPr>
            <w:t>and</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their</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life</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outcomes</w:t>
          </w:r>
          <w:proofErr w:type="spellEnd"/>
          <w:r w:rsidRPr="00E21024">
            <w:rPr>
              <w:rFonts w:ascii="Arial" w:eastAsia="Times New Roman" w:hAnsi="Arial" w:cs="Arial"/>
              <w:color w:val="222222"/>
              <w:sz w:val="20"/>
            </w:rPr>
            <w:t xml:space="preserve">: a </w:t>
          </w:r>
          <w:proofErr w:type="spellStart"/>
          <w:r w:rsidRPr="00E21024">
            <w:rPr>
              <w:rFonts w:ascii="Arial" w:eastAsia="Times New Roman" w:hAnsi="Arial" w:cs="Arial"/>
              <w:color w:val="222222"/>
              <w:sz w:val="20"/>
            </w:rPr>
            <w:t>life</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history</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study</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using</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sequence</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analysis</w:t>
          </w:r>
          <w:proofErr w:type="spellEnd"/>
          <w:r w:rsidRPr="00E21024">
            <w:rPr>
              <w:rFonts w:ascii="Arial" w:eastAsia="Times New Roman" w:hAnsi="Arial" w:cs="Arial"/>
              <w:color w:val="222222"/>
              <w:sz w:val="20"/>
            </w:rPr>
            <w:t xml:space="preserve">. </w:t>
          </w:r>
          <w:r w:rsidRPr="00E21024">
            <w:rPr>
              <w:rFonts w:ascii="Arial" w:eastAsia="Times New Roman" w:hAnsi="Arial" w:cs="Arial"/>
              <w:i/>
              <w:iCs/>
              <w:color w:val="222222"/>
              <w:sz w:val="20"/>
            </w:rPr>
            <w:t xml:space="preserve">Longitudinal </w:t>
          </w:r>
          <w:proofErr w:type="spellStart"/>
          <w:r w:rsidRPr="00E21024">
            <w:rPr>
              <w:rFonts w:ascii="Arial" w:eastAsia="Times New Roman" w:hAnsi="Arial" w:cs="Arial"/>
              <w:i/>
              <w:iCs/>
              <w:color w:val="222222"/>
              <w:sz w:val="20"/>
            </w:rPr>
            <w:t>and</w:t>
          </w:r>
          <w:proofErr w:type="spellEnd"/>
          <w:r w:rsidRPr="00E21024">
            <w:rPr>
              <w:rFonts w:ascii="Arial" w:eastAsia="Times New Roman" w:hAnsi="Arial" w:cs="Arial"/>
              <w:i/>
              <w:iCs/>
              <w:color w:val="222222"/>
              <w:sz w:val="20"/>
            </w:rPr>
            <w:t xml:space="preserve"> Life </w:t>
          </w:r>
          <w:proofErr w:type="spellStart"/>
          <w:r w:rsidRPr="00E21024">
            <w:rPr>
              <w:rFonts w:ascii="Arial" w:eastAsia="Times New Roman" w:hAnsi="Arial" w:cs="Arial"/>
              <w:i/>
              <w:iCs/>
              <w:color w:val="222222"/>
              <w:sz w:val="20"/>
            </w:rPr>
            <w:t>Course</w:t>
          </w:r>
          <w:proofErr w:type="spellEnd"/>
          <w:r w:rsidRPr="00E21024">
            <w:rPr>
              <w:rFonts w:ascii="Arial" w:eastAsia="Times New Roman" w:hAnsi="Arial" w:cs="Arial"/>
              <w:i/>
              <w:iCs/>
              <w:color w:val="222222"/>
              <w:sz w:val="20"/>
            </w:rPr>
            <w:t xml:space="preserve"> </w:t>
          </w:r>
          <w:proofErr w:type="spellStart"/>
          <w:r w:rsidRPr="00E21024">
            <w:rPr>
              <w:rFonts w:ascii="Arial" w:eastAsia="Times New Roman" w:hAnsi="Arial" w:cs="Arial"/>
              <w:i/>
              <w:iCs/>
              <w:color w:val="222222"/>
              <w:sz w:val="20"/>
            </w:rPr>
            <w:t>Studies</w:t>
          </w:r>
          <w:proofErr w:type="spellEnd"/>
          <w:r w:rsidRPr="00E21024">
            <w:rPr>
              <w:rFonts w:ascii="Arial" w:eastAsia="Times New Roman" w:hAnsi="Arial" w:cs="Arial"/>
              <w:color w:val="222222"/>
              <w:sz w:val="20"/>
            </w:rPr>
            <w:t xml:space="preserve">, </w:t>
          </w:r>
          <w:r w:rsidRPr="00E21024">
            <w:rPr>
              <w:rFonts w:ascii="Arial" w:eastAsia="Times New Roman" w:hAnsi="Arial" w:cs="Arial"/>
              <w:i/>
              <w:iCs/>
              <w:color w:val="222222"/>
              <w:sz w:val="20"/>
            </w:rPr>
            <w:t>15</w:t>
          </w:r>
          <w:r w:rsidRPr="00E21024">
            <w:rPr>
              <w:rFonts w:ascii="Arial" w:eastAsia="Times New Roman" w:hAnsi="Arial" w:cs="Arial"/>
              <w:color w:val="222222"/>
              <w:sz w:val="20"/>
            </w:rPr>
            <w:t>(2), 176–208. https://doi.org/10.1332/175795921X16889785709088</w:t>
          </w:r>
        </w:p>
        <w:p w14:paraId="41824832" w14:textId="77777777" w:rsidR="00E21024" w:rsidRPr="00E21024" w:rsidRDefault="00E21024">
          <w:pPr>
            <w:autoSpaceDE w:val="0"/>
            <w:autoSpaceDN w:val="0"/>
            <w:ind w:hanging="480"/>
            <w:divId w:val="1051346901"/>
            <w:rPr>
              <w:rFonts w:ascii="Arial" w:eastAsia="Times New Roman" w:hAnsi="Arial" w:cs="Arial"/>
              <w:color w:val="222222"/>
              <w:sz w:val="20"/>
            </w:rPr>
          </w:pPr>
          <w:r w:rsidRPr="00E21024">
            <w:rPr>
              <w:rFonts w:ascii="Arial" w:eastAsia="Times New Roman" w:hAnsi="Arial" w:cs="Arial"/>
              <w:color w:val="222222"/>
              <w:sz w:val="20"/>
            </w:rPr>
            <w:t xml:space="preserve">Sun, S. B., Jin, L., &amp; Zhao, X. (2024b). The </w:t>
          </w:r>
          <w:proofErr w:type="spellStart"/>
          <w:r w:rsidRPr="00E21024">
            <w:rPr>
              <w:rFonts w:ascii="Arial" w:eastAsia="Times New Roman" w:hAnsi="Arial" w:cs="Arial"/>
              <w:color w:val="222222"/>
              <w:sz w:val="20"/>
            </w:rPr>
            <w:t>career</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history</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of</w:t>
          </w:r>
          <w:proofErr w:type="spellEnd"/>
          <w:r w:rsidRPr="00E21024">
            <w:rPr>
              <w:rFonts w:ascii="Arial" w:eastAsia="Times New Roman" w:hAnsi="Arial" w:cs="Arial"/>
              <w:color w:val="222222"/>
              <w:sz w:val="20"/>
            </w:rPr>
            <w:t xml:space="preserve"> Chinese entrepreneurs </w:t>
          </w:r>
          <w:proofErr w:type="spellStart"/>
          <w:r w:rsidRPr="00E21024">
            <w:rPr>
              <w:rFonts w:ascii="Arial" w:eastAsia="Times New Roman" w:hAnsi="Arial" w:cs="Arial"/>
              <w:color w:val="222222"/>
              <w:sz w:val="20"/>
            </w:rPr>
            <w:t>and</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their</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life</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outcomes</w:t>
          </w:r>
          <w:proofErr w:type="spellEnd"/>
          <w:r w:rsidRPr="00E21024">
            <w:rPr>
              <w:rFonts w:ascii="Arial" w:eastAsia="Times New Roman" w:hAnsi="Arial" w:cs="Arial"/>
              <w:color w:val="222222"/>
              <w:sz w:val="20"/>
            </w:rPr>
            <w:t xml:space="preserve">: a </w:t>
          </w:r>
          <w:proofErr w:type="spellStart"/>
          <w:r w:rsidRPr="00E21024">
            <w:rPr>
              <w:rFonts w:ascii="Arial" w:eastAsia="Times New Roman" w:hAnsi="Arial" w:cs="Arial"/>
              <w:color w:val="222222"/>
              <w:sz w:val="20"/>
            </w:rPr>
            <w:t>life</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history</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study</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using</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sequence</w:t>
          </w:r>
          <w:proofErr w:type="spellEnd"/>
          <w:r w:rsidRPr="00E21024">
            <w:rPr>
              <w:rFonts w:ascii="Arial" w:eastAsia="Times New Roman" w:hAnsi="Arial" w:cs="Arial"/>
              <w:color w:val="222222"/>
              <w:sz w:val="20"/>
            </w:rPr>
            <w:t xml:space="preserve"> </w:t>
          </w:r>
          <w:proofErr w:type="spellStart"/>
          <w:r w:rsidRPr="00E21024">
            <w:rPr>
              <w:rFonts w:ascii="Arial" w:eastAsia="Times New Roman" w:hAnsi="Arial" w:cs="Arial"/>
              <w:color w:val="222222"/>
              <w:sz w:val="20"/>
            </w:rPr>
            <w:t>analysis</w:t>
          </w:r>
          <w:proofErr w:type="spellEnd"/>
          <w:r w:rsidRPr="00E21024">
            <w:rPr>
              <w:rFonts w:ascii="Arial" w:eastAsia="Times New Roman" w:hAnsi="Arial" w:cs="Arial"/>
              <w:color w:val="222222"/>
              <w:sz w:val="20"/>
            </w:rPr>
            <w:t xml:space="preserve">. </w:t>
          </w:r>
          <w:r w:rsidRPr="00E21024">
            <w:rPr>
              <w:rFonts w:ascii="Arial" w:eastAsia="Times New Roman" w:hAnsi="Arial" w:cs="Arial"/>
              <w:i/>
              <w:iCs/>
              <w:color w:val="222222"/>
              <w:sz w:val="20"/>
            </w:rPr>
            <w:t xml:space="preserve">Longitudinal </w:t>
          </w:r>
          <w:proofErr w:type="spellStart"/>
          <w:r w:rsidRPr="00E21024">
            <w:rPr>
              <w:rFonts w:ascii="Arial" w:eastAsia="Times New Roman" w:hAnsi="Arial" w:cs="Arial"/>
              <w:i/>
              <w:iCs/>
              <w:color w:val="222222"/>
              <w:sz w:val="20"/>
            </w:rPr>
            <w:t>and</w:t>
          </w:r>
          <w:proofErr w:type="spellEnd"/>
          <w:r w:rsidRPr="00E21024">
            <w:rPr>
              <w:rFonts w:ascii="Arial" w:eastAsia="Times New Roman" w:hAnsi="Arial" w:cs="Arial"/>
              <w:i/>
              <w:iCs/>
              <w:color w:val="222222"/>
              <w:sz w:val="20"/>
            </w:rPr>
            <w:t xml:space="preserve"> Life </w:t>
          </w:r>
          <w:proofErr w:type="spellStart"/>
          <w:r w:rsidRPr="00E21024">
            <w:rPr>
              <w:rFonts w:ascii="Arial" w:eastAsia="Times New Roman" w:hAnsi="Arial" w:cs="Arial"/>
              <w:i/>
              <w:iCs/>
              <w:color w:val="222222"/>
              <w:sz w:val="20"/>
            </w:rPr>
            <w:t>Course</w:t>
          </w:r>
          <w:proofErr w:type="spellEnd"/>
          <w:r w:rsidRPr="00E21024">
            <w:rPr>
              <w:rFonts w:ascii="Arial" w:eastAsia="Times New Roman" w:hAnsi="Arial" w:cs="Arial"/>
              <w:i/>
              <w:iCs/>
              <w:color w:val="222222"/>
              <w:sz w:val="20"/>
            </w:rPr>
            <w:t xml:space="preserve"> </w:t>
          </w:r>
          <w:proofErr w:type="spellStart"/>
          <w:r w:rsidRPr="00E21024">
            <w:rPr>
              <w:rFonts w:ascii="Arial" w:eastAsia="Times New Roman" w:hAnsi="Arial" w:cs="Arial"/>
              <w:i/>
              <w:iCs/>
              <w:color w:val="222222"/>
              <w:sz w:val="20"/>
            </w:rPr>
            <w:t>Studies</w:t>
          </w:r>
          <w:proofErr w:type="spellEnd"/>
          <w:r w:rsidRPr="00E21024">
            <w:rPr>
              <w:rFonts w:ascii="Arial" w:eastAsia="Times New Roman" w:hAnsi="Arial" w:cs="Arial"/>
              <w:color w:val="222222"/>
              <w:sz w:val="20"/>
            </w:rPr>
            <w:t xml:space="preserve">, </w:t>
          </w:r>
          <w:r w:rsidRPr="00E21024">
            <w:rPr>
              <w:rFonts w:ascii="Arial" w:eastAsia="Times New Roman" w:hAnsi="Arial" w:cs="Arial"/>
              <w:i/>
              <w:iCs/>
              <w:color w:val="222222"/>
              <w:sz w:val="20"/>
            </w:rPr>
            <w:t>15</w:t>
          </w:r>
          <w:r w:rsidRPr="00E21024">
            <w:rPr>
              <w:rFonts w:ascii="Arial" w:eastAsia="Times New Roman" w:hAnsi="Arial" w:cs="Arial"/>
              <w:color w:val="222222"/>
              <w:sz w:val="20"/>
            </w:rPr>
            <w:t>(2), 176–208. https://doi.org/10.1332/175795921X16889785709088</w:t>
          </w:r>
        </w:p>
        <w:p w14:paraId="1CDE9DEA" w14:textId="3E187E6E" w:rsidR="00D113E3" w:rsidRPr="00CF518D" w:rsidRDefault="00E21024" w:rsidP="00747FA6">
          <w:pPr>
            <w:autoSpaceDE w:val="0"/>
            <w:autoSpaceDN w:val="0"/>
            <w:rPr>
              <w:rFonts w:ascii="Arial" w:hAnsi="Arial" w:cs="Arial"/>
              <w:color w:val="222222"/>
              <w:sz w:val="20"/>
              <w:szCs w:val="20"/>
              <w:shd w:val="clear" w:color="auto" w:fill="FFFFFF"/>
            </w:rPr>
          </w:pPr>
          <w:r w:rsidRPr="00E21024">
            <w:rPr>
              <w:rFonts w:ascii="Arial" w:eastAsia="Times New Roman" w:hAnsi="Arial" w:cs="Arial"/>
              <w:color w:val="222222"/>
              <w:sz w:val="20"/>
            </w:rPr>
            <w:t> </w:t>
          </w:r>
        </w:p>
      </w:sdtContent>
    </w:sdt>
    <w:sectPr w:rsidR="00D113E3" w:rsidRPr="00CF518D">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lef Santos" w:date="2026-03-03T18:34:00Z" w:initials="AS">
    <w:p w14:paraId="34740A0D" w14:textId="6AAC3C47" w:rsidR="000924F8" w:rsidRDefault="000924F8">
      <w:pPr>
        <w:pStyle w:val="Textodecomentrio"/>
      </w:pPr>
      <w:r>
        <w:rPr>
          <w:rStyle w:val="Refdecomentrio"/>
        </w:rPr>
        <w:annotationRef/>
      </w:r>
      <w:proofErr w:type="gramStart"/>
      <w:r>
        <w:t>Na verdade</w:t>
      </w:r>
      <w:proofErr w:type="gramEnd"/>
      <w:r>
        <w:t xml:space="preserve"> esse aqui é capítulo de livro.</w:t>
      </w:r>
    </w:p>
  </w:comment>
  <w:comment w:id="2" w:author="Alef Santos" w:date="2026-03-04T13:07:00Z" w:initials="AS">
    <w:p w14:paraId="74A1C145" w14:textId="2B148140" w:rsidR="00127B5E" w:rsidRDefault="00127B5E">
      <w:pPr>
        <w:pStyle w:val="Textodecomentrio"/>
      </w:pPr>
      <w:r>
        <w:rPr>
          <w:rStyle w:val="Refdecomentrio"/>
        </w:rPr>
        <w:annotationRef/>
      </w:r>
      <w:r>
        <w:t>Sugiro retirar essa parte e deixar apenas na introdução.</w:t>
      </w:r>
    </w:p>
  </w:comment>
  <w:comment w:id="20" w:author="Alef Santos" w:date="2026-02-05T17:34:00Z" w:initials="AS">
    <w:p w14:paraId="0C397122" w14:textId="4F383879" w:rsidR="00A059F6" w:rsidRDefault="00A059F6">
      <w:pPr>
        <w:pStyle w:val="Textodecomentrio"/>
      </w:pPr>
      <w:r>
        <w:rPr>
          <w:rStyle w:val="Refdecomentrio"/>
        </w:rPr>
        <w:annotationRef/>
      </w:r>
      <w:r>
        <w:t>Não tenho certeza se entra como intermitente mesmo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4740A0D" w15:done="0"/>
  <w15:commentEx w15:paraId="74A1C145" w15:done="0"/>
  <w15:commentEx w15:paraId="0C39712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51A84D" w16cex:dateUtc="2026-03-03T21:34:00Z"/>
  <w16cex:commentExtensible w16cex:durableId="2D52AD0E" w16cex:dateUtc="2026-03-04T16:07:00Z"/>
  <w16cex:commentExtensible w16cex:durableId="2D2F5334" w16cex:dateUtc="2026-02-05T20: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4740A0D" w16cid:durableId="2D51A84D"/>
  <w16cid:commentId w16cid:paraId="74A1C145" w16cid:durableId="2D52AD0E"/>
  <w16cid:commentId w16cid:paraId="0C397122" w16cid:durableId="2D2F533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630F5"/>
    <w:multiLevelType w:val="hybridMultilevel"/>
    <w:tmpl w:val="CDBEB0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0C04AEE"/>
    <w:multiLevelType w:val="hybridMultilevel"/>
    <w:tmpl w:val="BC86F8E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26A847C6"/>
    <w:multiLevelType w:val="hybridMultilevel"/>
    <w:tmpl w:val="7BC00ADE"/>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 w15:restartNumberingAfterBreak="0">
    <w:nsid w:val="3C8908FD"/>
    <w:multiLevelType w:val="hybridMultilevel"/>
    <w:tmpl w:val="F7ECC65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47665651"/>
    <w:multiLevelType w:val="hybridMultilevel"/>
    <w:tmpl w:val="329AB91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3"/>
  </w:num>
  <w:num w:numId="4">
    <w:abstractNumId w:val="1"/>
  </w:num>
  <w:num w:numId="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ef Santos">
    <w15:presenceInfo w15:providerId="Windows Live" w15:userId="e94e91ad3b9f2a1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0CC"/>
    <w:rsid w:val="00001871"/>
    <w:rsid w:val="000035B0"/>
    <w:rsid w:val="00042B1A"/>
    <w:rsid w:val="00076351"/>
    <w:rsid w:val="00082A9C"/>
    <w:rsid w:val="00087B98"/>
    <w:rsid w:val="000924F8"/>
    <w:rsid w:val="000C727A"/>
    <w:rsid w:val="000E3D0A"/>
    <w:rsid w:val="000F0665"/>
    <w:rsid w:val="00122B95"/>
    <w:rsid w:val="00123B11"/>
    <w:rsid w:val="00125955"/>
    <w:rsid w:val="00127B5E"/>
    <w:rsid w:val="00145DB5"/>
    <w:rsid w:val="00145DC1"/>
    <w:rsid w:val="0015309A"/>
    <w:rsid w:val="00156D8B"/>
    <w:rsid w:val="00171FD2"/>
    <w:rsid w:val="00176675"/>
    <w:rsid w:val="00195CE8"/>
    <w:rsid w:val="001A270D"/>
    <w:rsid w:val="001A7B28"/>
    <w:rsid w:val="002045F5"/>
    <w:rsid w:val="002206B9"/>
    <w:rsid w:val="00260BE2"/>
    <w:rsid w:val="00267F69"/>
    <w:rsid w:val="002767A9"/>
    <w:rsid w:val="00280274"/>
    <w:rsid w:val="002826EF"/>
    <w:rsid w:val="00291191"/>
    <w:rsid w:val="002A2CD5"/>
    <w:rsid w:val="002F1711"/>
    <w:rsid w:val="002F220B"/>
    <w:rsid w:val="002F272E"/>
    <w:rsid w:val="00306BBE"/>
    <w:rsid w:val="00372CBC"/>
    <w:rsid w:val="00377EDE"/>
    <w:rsid w:val="0039212E"/>
    <w:rsid w:val="003954DC"/>
    <w:rsid w:val="00396EB2"/>
    <w:rsid w:val="003C1E07"/>
    <w:rsid w:val="003C2B5E"/>
    <w:rsid w:val="003C7DBA"/>
    <w:rsid w:val="003D10FD"/>
    <w:rsid w:val="003E2830"/>
    <w:rsid w:val="00414388"/>
    <w:rsid w:val="00417186"/>
    <w:rsid w:val="00435A1B"/>
    <w:rsid w:val="00476EDD"/>
    <w:rsid w:val="004C446E"/>
    <w:rsid w:val="004D095D"/>
    <w:rsid w:val="004F642E"/>
    <w:rsid w:val="0051771D"/>
    <w:rsid w:val="005204B8"/>
    <w:rsid w:val="0055115F"/>
    <w:rsid w:val="005533E2"/>
    <w:rsid w:val="00572516"/>
    <w:rsid w:val="0058376C"/>
    <w:rsid w:val="005A38CD"/>
    <w:rsid w:val="005D4DE3"/>
    <w:rsid w:val="00630194"/>
    <w:rsid w:val="006340CA"/>
    <w:rsid w:val="0066462F"/>
    <w:rsid w:val="00677781"/>
    <w:rsid w:val="00691F2F"/>
    <w:rsid w:val="007122D6"/>
    <w:rsid w:val="00747FA6"/>
    <w:rsid w:val="007525EA"/>
    <w:rsid w:val="007540CC"/>
    <w:rsid w:val="00761032"/>
    <w:rsid w:val="007727BF"/>
    <w:rsid w:val="0078568B"/>
    <w:rsid w:val="007C71C2"/>
    <w:rsid w:val="007E6B78"/>
    <w:rsid w:val="007F2B57"/>
    <w:rsid w:val="007F542D"/>
    <w:rsid w:val="00811B9C"/>
    <w:rsid w:val="00814305"/>
    <w:rsid w:val="0083787A"/>
    <w:rsid w:val="008406BD"/>
    <w:rsid w:val="00857614"/>
    <w:rsid w:val="00875623"/>
    <w:rsid w:val="008D7AA7"/>
    <w:rsid w:val="008F0F3D"/>
    <w:rsid w:val="008F5C4E"/>
    <w:rsid w:val="0092440A"/>
    <w:rsid w:val="00971888"/>
    <w:rsid w:val="0097222A"/>
    <w:rsid w:val="0098146C"/>
    <w:rsid w:val="009D322F"/>
    <w:rsid w:val="009E0070"/>
    <w:rsid w:val="009F3FD6"/>
    <w:rsid w:val="00A059F6"/>
    <w:rsid w:val="00A13CEB"/>
    <w:rsid w:val="00A534FF"/>
    <w:rsid w:val="00A5560F"/>
    <w:rsid w:val="00A56E37"/>
    <w:rsid w:val="00A573C8"/>
    <w:rsid w:val="00A766E2"/>
    <w:rsid w:val="00AA770E"/>
    <w:rsid w:val="00AC29C2"/>
    <w:rsid w:val="00AC76E4"/>
    <w:rsid w:val="00AE1D3F"/>
    <w:rsid w:val="00AF18C1"/>
    <w:rsid w:val="00B05ABB"/>
    <w:rsid w:val="00B12C41"/>
    <w:rsid w:val="00B215D4"/>
    <w:rsid w:val="00B32421"/>
    <w:rsid w:val="00B46FCE"/>
    <w:rsid w:val="00B47087"/>
    <w:rsid w:val="00B55CBE"/>
    <w:rsid w:val="00B55FB2"/>
    <w:rsid w:val="00B71138"/>
    <w:rsid w:val="00B7316B"/>
    <w:rsid w:val="00B909DA"/>
    <w:rsid w:val="00B95492"/>
    <w:rsid w:val="00BB42F8"/>
    <w:rsid w:val="00BD5B55"/>
    <w:rsid w:val="00BF7C6E"/>
    <w:rsid w:val="00C85705"/>
    <w:rsid w:val="00CA78FE"/>
    <w:rsid w:val="00CB1FAA"/>
    <w:rsid w:val="00CD6C3F"/>
    <w:rsid w:val="00CF518D"/>
    <w:rsid w:val="00D113E3"/>
    <w:rsid w:val="00D12EE3"/>
    <w:rsid w:val="00D56A24"/>
    <w:rsid w:val="00D714B0"/>
    <w:rsid w:val="00DA4DBE"/>
    <w:rsid w:val="00DA79C1"/>
    <w:rsid w:val="00DC3870"/>
    <w:rsid w:val="00DD1C27"/>
    <w:rsid w:val="00DE1829"/>
    <w:rsid w:val="00DF1941"/>
    <w:rsid w:val="00E02E5F"/>
    <w:rsid w:val="00E21024"/>
    <w:rsid w:val="00E25D82"/>
    <w:rsid w:val="00E73D2D"/>
    <w:rsid w:val="00EC0F86"/>
    <w:rsid w:val="00F17CDD"/>
    <w:rsid w:val="00F87F37"/>
    <w:rsid w:val="00FE08E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71697"/>
  <w15:chartTrackingRefBased/>
  <w15:docId w15:val="{F7F1484B-7266-487E-B144-36BCF9166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7540CC"/>
    <w:pPr>
      <w:ind w:left="720"/>
      <w:contextualSpacing/>
    </w:pPr>
  </w:style>
  <w:style w:type="character" w:styleId="TextodoEspaoReservado">
    <w:name w:val="Placeholder Text"/>
    <w:basedOn w:val="Fontepargpadro"/>
    <w:uiPriority w:val="99"/>
    <w:semiHidden/>
    <w:rsid w:val="00A573C8"/>
    <w:rPr>
      <w:color w:val="808080"/>
    </w:rPr>
  </w:style>
  <w:style w:type="paragraph" w:styleId="SemEspaamento">
    <w:name w:val="No Spacing"/>
    <w:uiPriority w:val="1"/>
    <w:qFormat/>
    <w:rsid w:val="0051771D"/>
    <w:pPr>
      <w:spacing w:after="0" w:line="240" w:lineRule="auto"/>
    </w:pPr>
  </w:style>
  <w:style w:type="character" w:styleId="Refdecomentrio">
    <w:name w:val="annotation reference"/>
    <w:basedOn w:val="Fontepargpadro"/>
    <w:uiPriority w:val="99"/>
    <w:semiHidden/>
    <w:unhideWhenUsed/>
    <w:rsid w:val="00280274"/>
    <w:rPr>
      <w:sz w:val="16"/>
      <w:szCs w:val="16"/>
    </w:rPr>
  </w:style>
  <w:style w:type="paragraph" w:styleId="Textodecomentrio">
    <w:name w:val="annotation text"/>
    <w:basedOn w:val="Normal"/>
    <w:link w:val="TextodecomentrioChar"/>
    <w:uiPriority w:val="99"/>
    <w:semiHidden/>
    <w:unhideWhenUsed/>
    <w:rsid w:val="00280274"/>
    <w:pPr>
      <w:spacing w:line="240" w:lineRule="auto"/>
    </w:pPr>
    <w:rPr>
      <w:kern w:val="0"/>
      <w:sz w:val="20"/>
      <w:szCs w:val="20"/>
      <w14:ligatures w14:val="none"/>
    </w:rPr>
  </w:style>
  <w:style w:type="character" w:customStyle="1" w:styleId="TextodecomentrioChar">
    <w:name w:val="Texto de comentário Char"/>
    <w:basedOn w:val="Fontepargpadro"/>
    <w:link w:val="Textodecomentrio"/>
    <w:uiPriority w:val="99"/>
    <w:semiHidden/>
    <w:rsid w:val="00280274"/>
    <w:rPr>
      <w:kern w:val="0"/>
      <w:sz w:val="20"/>
      <w:szCs w:val="20"/>
      <w14:ligatures w14:val="none"/>
    </w:rPr>
  </w:style>
  <w:style w:type="paragraph" w:styleId="Assuntodocomentrio">
    <w:name w:val="annotation subject"/>
    <w:basedOn w:val="Textodecomentrio"/>
    <w:next w:val="Textodecomentrio"/>
    <w:link w:val="AssuntodocomentrioChar"/>
    <w:uiPriority w:val="99"/>
    <w:semiHidden/>
    <w:unhideWhenUsed/>
    <w:rsid w:val="00076351"/>
    <w:rPr>
      <w:b/>
      <w:bCs/>
      <w:kern w:val="2"/>
      <w14:ligatures w14:val="standardContextual"/>
    </w:rPr>
  </w:style>
  <w:style w:type="character" w:customStyle="1" w:styleId="AssuntodocomentrioChar">
    <w:name w:val="Assunto do comentário Char"/>
    <w:basedOn w:val="TextodecomentrioChar"/>
    <w:link w:val="Assuntodocomentrio"/>
    <w:uiPriority w:val="99"/>
    <w:semiHidden/>
    <w:rsid w:val="00076351"/>
    <w:rPr>
      <w:b/>
      <w:bCs/>
      <w:kern w:val="0"/>
      <w:sz w:val="20"/>
      <w:szCs w:val="20"/>
      <w14:ligatures w14:val="none"/>
    </w:rPr>
  </w:style>
  <w:style w:type="paragraph" w:styleId="Textodebalo">
    <w:name w:val="Balloon Text"/>
    <w:basedOn w:val="Normal"/>
    <w:link w:val="TextodebaloChar"/>
    <w:uiPriority w:val="99"/>
    <w:semiHidden/>
    <w:unhideWhenUsed/>
    <w:rsid w:val="00761032"/>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76103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2742">
      <w:bodyDiv w:val="1"/>
      <w:marLeft w:val="0"/>
      <w:marRight w:val="0"/>
      <w:marTop w:val="0"/>
      <w:marBottom w:val="0"/>
      <w:divBdr>
        <w:top w:val="none" w:sz="0" w:space="0" w:color="auto"/>
        <w:left w:val="none" w:sz="0" w:space="0" w:color="auto"/>
        <w:bottom w:val="none" w:sz="0" w:space="0" w:color="auto"/>
        <w:right w:val="none" w:sz="0" w:space="0" w:color="auto"/>
      </w:divBdr>
    </w:div>
    <w:div w:id="5642215">
      <w:bodyDiv w:val="1"/>
      <w:marLeft w:val="0"/>
      <w:marRight w:val="0"/>
      <w:marTop w:val="0"/>
      <w:marBottom w:val="0"/>
      <w:divBdr>
        <w:top w:val="none" w:sz="0" w:space="0" w:color="auto"/>
        <w:left w:val="none" w:sz="0" w:space="0" w:color="auto"/>
        <w:bottom w:val="none" w:sz="0" w:space="0" w:color="auto"/>
        <w:right w:val="none" w:sz="0" w:space="0" w:color="auto"/>
      </w:divBdr>
    </w:div>
    <w:div w:id="9527146">
      <w:bodyDiv w:val="1"/>
      <w:marLeft w:val="0"/>
      <w:marRight w:val="0"/>
      <w:marTop w:val="0"/>
      <w:marBottom w:val="0"/>
      <w:divBdr>
        <w:top w:val="none" w:sz="0" w:space="0" w:color="auto"/>
        <w:left w:val="none" w:sz="0" w:space="0" w:color="auto"/>
        <w:bottom w:val="none" w:sz="0" w:space="0" w:color="auto"/>
        <w:right w:val="none" w:sz="0" w:space="0" w:color="auto"/>
      </w:divBdr>
    </w:div>
    <w:div w:id="10230428">
      <w:bodyDiv w:val="1"/>
      <w:marLeft w:val="0"/>
      <w:marRight w:val="0"/>
      <w:marTop w:val="0"/>
      <w:marBottom w:val="0"/>
      <w:divBdr>
        <w:top w:val="none" w:sz="0" w:space="0" w:color="auto"/>
        <w:left w:val="none" w:sz="0" w:space="0" w:color="auto"/>
        <w:bottom w:val="none" w:sz="0" w:space="0" w:color="auto"/>
        <w:right w:val="none" w:sz="0" w:space="0" w:color="auto"/>
      </w:divBdr>
    </w:div>
    <w:div w:id="11803845">
      <w:bodyDiv w:val="1"/>
      <w:marLeft w:val="0"/>
      <w:marRight w:val="0"/>
      <w:marTop w:val="0"/>
      <w:marBottom w:val="0"/>
      <w:divBdr>
        <w:top w:val="none" w:sz="0" w:space="0" w:color="auto"/>
        <w:left w:val="none" w:sz="0" w:space="0" w:color="auto"/>
        <w:bottom w:val="none" w:sz="0" w:space="0" w:color="auto"/>
        <w:right w:val="none" w:sz="0" w:space="0" w:color="auto"/>
      </w:divBdr>
    </w:div>
    <w:div w:id="13848871">
      <w:bodyDiv w:val="1"/>
      <w:marLeft w:val="0"/>
      <w:marRight w:val="0"/>
      <w:marTop w:val="0"/>
      <w:marBottom w:val="0"/>
      <w:divBdr>
        <w:top w:val="none" w:sz="0" w:space="0" w:color="auto"/>
        <w:left w:val="none" w:sz="0" w:space="0" w:color="auto"/>
        <w:bottom w:val="none" w:sz="0" w:space="0" w:color="auto"/>
        <w:right w:val="none" w:sz="0" w:space="0" w:color="auto"/>
      </w:divBdr>
      <w:divsChild>
        <w:div w:id="800342621">
          <w:marLeft w:val="480"/>
          <w:marRight w:val="0"/>
          <w:marTop w:val="0"/>
          <w:marBottom w:val="0"/>
          <w:divBdr>
            <w:top w:val="none" w:sz="0" w:space="0" w:color="auto"/>
            <w:left w:val="none" w:sz="0" w:space="0" w:color="auto"/>
            <w:bottom w:val="none" w:sz="0" w:space="0" w:color="auto"/>
            <w:right w:val="none" w:sz="0" w:space="0" w:color="auto"/>
          </w:divBdr>
        </w:div>
        <w:div w:id="37819486">
          <w:marLeft w:val="480"/>
          <w:marRight w:val="0"/>
          <w:marTop w:val="0"/>
          <w:marBottom w:val="0"/>
          <w:divBdr>
            <w:top w:val="none" w:sz="0" w:space="0" w:color="auto"/>
            <w:left w:val="none" w:sz="0" w:space="0" w:color="auto"/>
            <w:bottom w:val="none" w:sz="0" w:space="0" w:color="auto"/>
            <w:right w:val="none" w:sz="0" w:space="0" w:color="auto"/>
          </w:divBdr>
        </w:div>
        <w:div w:id="1592398725">
          <w:marLeft w:val="480"/>
          <w:marRight w:val="0"/>
          <w:marTop w:val="0"/>
          <w:marBottom w:val="0"/>
          <w:divBdr>
            <w:top w:val="none" w:sz="0" w:space="0" w:color="auto"/>
            <w:left w:val="none" w:sz="0" w:space="0" w:color="auto"/>
            <w:bottom w:val="none" w:sz="0" w:space="0" w:color="auto"/>
            <w:right w:val="none" w:sz="0" w:space="0" w:color="auto"/>
          </w:divBdr>
        </w:div>
        <w:div w:id="1441686231">
          <w:marLeft w:val="480"/>
          <w:marRight w:val="0"/>
          <w:marTop w:val="0"/>
          <w:marBottom w:val="0"/>
          <w:divBdr>
            <w:top w:val="none" w:sz="0" w:space="0" w:color="auto"/>
            <w:left w:val="none" w:sz="0" w:space="0" w:color="auto"/>
            <w:bottom w:val="none" w:sz="0" w:space="0" w:color="auto"/>
            <w:right w:val="none" w:sz="0" w:space="0" w:color="auto"/>
          </w:divBdr>
        </w:div>
        <w:div w:id="1869903381">
          <w:marLeft w:val="480"/>
          <w:marRight w:val="0"/>
          <w:marTop w:val="0"/>
          <w:marBottom w:val="0"/>
          <w:divBdr>
            <w:top w:val="none" w:sz="0" w:space="0" w:color="auto"/>
            <w:left w:val="none" w:sz="0" w:space="0" w:color="auto"/>
            <w:bottom w:val="none" w:sz="0" w:space="0" w:color="auto"/>
            <w:right w:val="none" w:sz="0" w:space="0" w:color="auto"/>
          </w:divBdr>
        </w:div>
        <w:div w:id="770710537">
          <w:marLeft w:val="480"/>
          <w:marRight w:val="0"/>
          <w:marTop w:val="0"/>
          <w:marBottom w:val="0"/>
          <w:divBdr>
            <w:top w:val="none" w:sz="0" w:space="0" w:color="auto"/>
            <w:left w:val="none" w:sz="0" w:space="0" w:color="auto"/>
            <w:bottom w:val="none" w:sz="0" w:space="0" w:color="auto"/>
            <w:right w:val="none" w:sz="0" w:space="0" w:color="auto"/>
          </w:divBdr>
        </w:div>
        <w:div w:id="336347085">
          <w:marLeft w:val="480"/>
          <w:marRight w:val="0"/>
          <w:marTop w:val="0"/>
          <w:marBottom w:val="0"/>
          <w:divBdr>
            <w:top w:val="none" w:sz="0" w:space="0" w:color="auto"/>
            <w:left w:val="none" w:sz="0" w:space="0" w:color="auto"/>
            <w:bottom w:val="none" w:sz="0" w:space="0" w:color="auto"/>
            <w:right w:val="none" w:sz="0" w:space="0" w:color="auto"/>
          </w:divBdr>
        </w:div>
        <w:div w:id="848913966">
          <w:marLeft w:val="480"/>
          <w:marRight w:val="0"/>
          <w:marTop w:val="0"/>
          <w:marBottom w:val="0"/>
          <w:divBdr>
            <w:top w:val="none" w:sz="0" w:space="0" w:color="auto"/>
            <w:left w:val="none" w:sz="0" w:space="0" w:color="auto"/>
            <w:bottom w:val="none" w:sz="0" w:space="0" w:color="auto"/>
            <w:right w:val="none" w:sz="0" w:space="0" w:color="auto"/>
          </w:divBdr>
        </w:div>
        <w:div w:id="741833655">
          <w:marLeft w:val="480"/>
          <w:marRight w:val="0"/>
          <w:marTop w:val="0"/>
          <w:marBottom w:val="0"/>
          <w:divBdr>
            <w:top w:val="none" w:sz="0" w:space="0" w:color="auto"/>
            <w:left w:val="none" w:sz="0" w:space="0" w:color="auto"/>
            <w:bottom w:val="none" w:sz="0" w:space="0" w:color="auto"/>
            <w:right w:val="none" w:sz="0" w:space="0" w:color="auto"/>
          </w:divBdr>
        </w:div>
        <w:div w:id="1325427217">
          <w:marLeft w:val="480"/>
          <w:marRight w:val="0"/>
          <w:marTop w:val="0"/>
          <w:marBottom w:val="0"/>
          <w:divBdr>
            <w:top w:val="none" w:sz="0" w:space="0" w:color="auto"/>
            <w:left w:val="none" w:sz="0" w:space="0" w:color="auto"/>
            <w:bottom w:val="none" w:sz="0" w:space="0" w:color="auto"/>
            <w:right w:val="none" w:sz="0" w:space="0" w:color="auto"/>
          </w:divBdr>
        </w:div>
        <w:div w:id="751319669">
          <w:marLeft w:val="480"/>
          <w:marRight w:val="0"/>
          <w:marTop w:val="0"/>
          <w:marBottom w:val="0"/>
          <w:divBdr>
            <w:top w:val="none" w:sz="0" w:space="0" w:color="auto"/>
            <w:left w:val="none" w:sz="0" w:space="0" w:color="auto"/>
            <w:bottom w:val="none" w:sz="0" w:space="0" w:color="auto"/>
            <w:right w:val="none" w:sz="0" w:space="0" w:color="auto"/>
          </w:divBdr>
        </w:div>
        <w:div w:id="1000623962">
          <w:marLeft w:val="480"/>
          <w:marRight w:val="0"/>
          <w:marTop w:val="0"/>
          <w:marBottom w:val="0"/>
          <w:divBdr>
            <w:top w:val="none" w:sz="0" w:space="0" w:color="auto"/>
            <w:left w:val="none" w:sz="0" w:space="0" w:color="auto"/>
            <w:bottom w:val="none" w:sz="0" w:space="0" w:color="auto"/>
            <w:right w:val="none" w:sz="0" w:space="0" w:color="auto"/>
          </w:divBdr>
        </w:div>
        <w:div w:id="1350567432">
          <w:marLeft w:val="480"/>
          <w:marRight w:val="0"/>
          <w:marTop w:val="0"/>
          <w:marBottom w:val="0"/>
          <w:divBdr>
            <w:top w:val="none" w:sz="0" w:space="0" w:color="auto"/>
            <w:left w:val="none" w:sz="0" w:space="0" w:color="auto"/>
            <w:bottom w:val="none" w:sz="0" w:space="0" w:color="auto"/>
            <w:right w:val="none" w:sz="0" w:space="0" w:color="auto"/>
          </w:divBdr>
        </w:div>
        <w:div w:id="1980188571">
          <w:marLeft w:val="480"/>
          <w:marRight w:val="0"/>
          <w:marTop w:val="0"/>
          <w:marBottom w:val="0"/>
          <w:divBdr>
            <w:top w:val="none" w:sz="0" w:space="0" w:color="auto"/>
            <w:left w:val="none" w:sz="0" w:space="0" w:color="auto"/>
            <w:bottom w:val="none" w:sz="0" w:space="0" w:color="auto"/>
            <w:right w:val="none" w:sz="0" w:space="0" w:color="auto"/>
          </w:divBdr>
        </w:div>
        <w:div w:id="593629265">
          <w:marLeft w:val="480"/>
          <w:marRight w:val="0"/>
          <w:marTop w:val="0"/>
          <w:marBottom w:val="0"/>
          <w:divBdr>
            <w:top w:val="none" w:sz="0" w:space="0" w:color="auto"/>
            <w:left w:val="none" w:sz="0" w:space="0" w:color="auto"/>
            <w:bottom w:val="none" w:sz="0" w:space="0" w:color="auto"/>
            <w:right w:val="none" w:sz="0" w:space="0" w:color="auto"/>
          </w:divBdr>
        </w:div>
        <w:div w:id="263926395">
          <w:marLeft w:val="480"/>
          <w:marRight w:val="0"/>
          <w:marTop w:val="0"/>
          <w:marBottom w:val="0"/>
          <w:divBdr>
            <w:top w:val="none" w:sz="0" w:space="0" w:color="auto"/>
            <w:left w:val="none" w:sz="0" w:space="0" w:color="auto"/>
            <w:bottom w:val="none" w:sz="0" w:space="0" w:color="auto"/>
            <w:right w:val="none" w:sz="0" w:space="0" w:color="auto"/>
          </w:divBdr>
        </w:div>
        <w:div w:id="833379818">
          <w:marLeft w:val="480"/>
          <w:marRight w:val="0"/>
          <w:marTop w:val="0"/>
          <w:marBottom w:val="0"/>
          <w:divBdr>
            <w:top w:val="none" w:sz="0" w:space="0" w:color="auto"/>
            <w:left w:val="none" w:sz="0" w:space="0" w:color="auto"/>
            <w:bottom w:val="none" w:sz="0" w:space="0" w:color="auto"/>
            <w:right w:val="none" w:sz="0" w:space="0" w:color="auto"/>
          </w:divBdr>
        </w:div>
      </w:divsChild>
    </w:div>
    <w:div w:id="18237169">
      <w:bodyDiv w:val="1"/>
      <w:marLeft w:val="0"/>
      <w:marRight w:val="0"/>
      <w:marTop w:val="0"/>
      <w:marBottom w:val="0"/>
      <w:divBdr>
        <w:top w:val="none" w:sz="0" w:space="0" w:color="auto"/>
        <w:left w:val="none" w:sz="0" w:space="0" w:color="auto"/>
        <w:bottom w:val="none" w:sz="0" w:space="0" w:color="auto"/>
        <w:right w:val="none" w:sz="0" w:space="0" w:color="auto"/>
      </w:divBdr>
    </w:div>
    <w:div w:id="18438520">
      <w:bodyDiv w:val="1"/>
      <w:marLeft w:val="0"/>
      <w:marRight w:val="0"/>
      <w:marTop w:val="0"/>
      <w:marBottom w:val="0"/>
      <w:divBdr>
        <w:top w:val="none" w:sz="0" w:space="0" w:color="auto"/>
        <w:left w:val="none" w:sz="0" w:space="0" w:color="auto"/>
        <w:bottom w:val="none" w:sz="0" w:space="0" w:color="auto"/>
        <w:right w:val="none" w:sz="0" w:space="0" w:color="auto"/>
      </w:divBdr>
    </w:div>
    <w:div w:id="19475773">
      <w:bodyDiv w:val="1"/>
      <w:marLeft w:val="0"/>
      <w:marRight w:val="0"/>
      <w:marTop w:val="0"/>
      <w:marBottom w:val="0"/>
      <w:divBdr>
        <w:top w:val="none" w:sz="0" w:space="0" w:color="auto"/>
        <w:left w:val="none" w:sz="0" w:space="0" w:color="auto"/>
        <w:bottom w:val="none" w:sz="0" w:space="0" w:color="auto"/>
        <w:right w:val="none" w:sz="0" w:space="0" w:color="auto"/>
      </w:divBdr>
    </w:div>
    <w:div w:id="19860406">
      <w:bodyDiv w:val="1"/>
      <w:marLeft w:val="0"/>
      <w:marRight w:val="0"/>
      <w:marTop w:val="0"/>
      <w:marBottom w:val="0"/>
      <w:divBdr>
        <w:top w:val="none" w:sz="0" w:space="0" w:color="auto"/>
        <w:left w:val="none" w:sz="0" w:space="0" w:color="auto"/>
        <w:bottom w:val="none" w:sz="0" w:space="0" w:color="auto"/>
        <w:right w:val="none" w:sz="0" w:space="0" w:color="auto"/>
      </w:divBdr>
    </w:div>
    <w:div w:id="22371215">
      <w:bodyDiv w:val="1"/>
      <w:marLeft w:val="0"/>
      <w:marRight w:val="0"/>
      <w:marTop w:val="0"/>
      <w:marBottom w:val="0"/>
      <w:divBdr>
        <w:top w:val="none" w:sz="0" w:space="0" w:color="auto"/>
        <w:left w:val="none" w:sz="0" w:space="0" w:color="auto"/>
        <w:bottom w:val="none" w:sz="0" w:space="0" w:color="auto"/>
        <w:right w:val="none" w:sz="0" w:space="0" w:color="auto"/>
      </w:divBdr>
    </w:div>
    <w:div w:id="23211900">
      <w:bodyDiv w:val="1"/>
      <w:marLeft w:val="0"/>
      <w:marRight w:val="0"/>
      <w:marTop w:val="0"/>
      <w:marBottom w:val="0"/>
      <w:divBdr>
        <w:top w:val="none" w:sz="0" w:space="0" w:color="auto"/>
        <w:left w:val="none" w:sz="0" w:space="0" w:color="auto"/>
        <w:bottom w:val="none" w:sz="0" w:space="0" w:color="auto"/>
        <w:right w:val="none" w:sz="0" w:space="0" w:color="auto"/>
      </w:divBdr>
    </w:div>
    <w:div w:id="24214383">
      <w:bodyDiv w:val="1"/>
      <w:marLeft w:val="0"/>
      <w:marRight w:val="0"/>
      <w:marTop w:val="0"/>
      <w:marBottom w:val="0"/>
      <w:divBdr>
        <w:top w:val="none" w:sz="0" w:space="0" w:color="auto"/>
        <w:left w:val="none" w:sz="0" w:space="0" w:color="auto"/>
        <w:bottom w:val="none" w:sz="0" w:space="0" w:color="auto"/>
        <w:right w:val="none" w:sz="0" w:space="0" w:color="auto"/>
      </w:divBdr>
    </w:div>
    <w:div w:id="24449087">
      <w:bodyDiv w:val="1"/>
      <w:marLeft w:val="0"/>
      <w:marRight w:val="0"/>
      <w:marTop w:val="0"/>
      <w:marBottom w:val="0"/>
      <w:divBdr>
        <w:top w:val="none" w:sz="0" w:space="0" w:color="auto"/>
        <w:left w:val="none" w:sz="0" w:space="0" w:color="auto"/>
        <w:bottom w:val="none" w:sz="0" w:space="0" w:color="auto"/>
        <w:right w:val="none" w:sz="0" w:space="0" w:color="auto"/>
      </w:divBdr>
    </w:div>
    <w:div w:id="24723415">
      <w:bodyDiv w:val="1"/>
      <w:marLeft w:val="0"/>
      <w:marRight w:val="0"/>
      <w:marTop w:val="0"/>
      <w:marBottom w:val="0"/>
      <w:divBdr>
        <w:top w:val="none" w:sz="0" w:space="0" w:color="auto"/>
        <w:left w:val="none" w:sz="0" w:space="0" w:color="auto"/>
        <w:bottom w:val="none" w:sz="0" w:space="0" w:color="auto"/>
        <w:right w:val="none" w:sz="0" w:space="0" w:color="auto"/>
      </w:divBdr>
    </w:div>
    <w:div w:id="26834991">
      <w:bodyDiv w:val="1"/>
      <w:marLeft w:val="0"/>
      <w:marRight w:val="0"/>
      <w:marTop w:val="0"/>
      <w:marBottom w:val="0"/>
      <w:divBdr>
        <w:top w:val="none" w:sz="0" w:space="0" w:color="auto"/>
        <w:left w:val="none" w:sz="0" w:space="0" w:color="auto"/>
        <w:bottom w:val="none" w:sz="0" w:space="0" w:color="auto"/>
        <w:right w:val="none" w:sz="0" w:space="0" w:color="auto"/>
      </w:divBdr>
    </w:div>
    <w:div w:id="27683127">
      <w:bodyDiv w:val="1"/>
      <w:marLeft w:val="0"/>
      <w:marRight w:val="0"/>
      <w:marTop w:val="0"/>
      <w:marBottom w:val="0"/>
      <w:divBdr>
        <w:top w:val="none" w:sz="0" w:space="0" w:color="auto"/>
        <w:left w:val="none" w:sz="0" w:space="0" w:color="auto"/>
        <w:bottom w:val="none" w:sz="0" w:space="0" w:color="auto"/>
        <w:right w:val="none" w:sz="0" w:space="0" w:color="auto"/>
      </w:divBdr>
    </w:div>
    <w:div w:id="33702014">
      <w:bodyDiv w:val="1"/>
      <w:marLeft w:val="0"/>
      <w:marRight w:val="0"/>
      <w:marTop w:val="0"/>
      <w:marBottom w:val="0"/>
      <w:divBdr>
        <w:top w:val="none" w:sz="0" w:space="0" w:color="auto"/>
        <w:left w:val="none" w:sz="0" w:space="0" w:color="auto"/>
        <w:bottom w:val="none" w:sz="0" w:space="0" w:color="auto"/>
        <w:right w:val="none" w:sz="0" w:space="0" w:color="auto"/>
      </w:divBdr>
    </w:div>
    <w:div w:id="33970127">
      <w:bodyDiv w:val="1"/>
      <w:marLeft w:val="0"/>
      <w:marRight w:val="0"/>
      <w:marTop w:val="0"/>
      <w:marBottom w:val="0"/>
      <w:divBdr>
        <w:top w:val="none" w:sz="0" w:space="0" w:color="auto"/>
        <w:left w:val="none" w:sz="0" w:space="0" w:color="auto"/>
        <w:bottom w:val="none" w:sz="0" w:space="0" w:color="auto"/>
        <w:right w:val="none" w:sz="0" w:space="0" w:color="auto"/>
      </w:divBdr>
    </w:div>
    <w:div w:id="34163060">
      <w:bodyDiv w:val="1"/>
      <w:marLeft w:val="0"/>
      <w:marRight w:val="0"/>
      <w:marTop w:val="0"/>
      <w:marBottom w:val="0"/>
      <w:divBdr>
        <w:top w:val="none" w:sz="0" w:space="0" w:color="auto"/>
        <w:left w:val="none" w:sz="0" w:space="0" w:color="auto"/>
        <w:bottom w:val="none" w:sz="0" w:space="0" w:color="auto"/>
        <w:right w:val="none" w:sz="0" w:space="0" w:color="auto"/>
      </w:divBdr>
    </w:div>
    <w:div w:id="35198461">
      <w:bodyDiv w:val="1"/>
      <w:marLeft w:val="0"/>
      <w:marRight w:val="0"/>
      <w:marTop w:val="0"/>
      <w:marBottom w:val="0"/>
      <w:divBdr>
        <w:top w:val="none" w:sz="0" w:space="0" w:color="auto"/>
        <w:left w:val="none" w:sz="0" w:space="0" w:color="auto"/>
        <w:bottom w:val="none" w:sz="0" w:space="0" w:color="auto"/>
        <w:right w:val="none" w:sz="0" w:space="0" w:color="auto"/>
      </w:divBdr>
    </w:div>
    <w:div w:id="39483121">
      <w:bodyDiv w:val="1"/>
      <w:marLeft w:val="0"/>
      <w:marRight w:val="0"/>
      <w:marTop w:val="0"/>
      <w:marBottom w:val="0"/>
      <w:divBdr>
        <w:top w:val="none" w:sz="0" w:space="0" w:color="auto"/>
        <w:left w:val="none" w:sz="0" w:space="0" w:color="auto"/>
        <w:bottom w:val="none" w:sz="0" w:space="0" w:color="auto"/>
        <w:right w:val="none" w:sz="0" w:space="0" w:color="auto"/>
      </w:divBdr>
    </w:div>
    <w:div w:id="40401326">
      <w:bodyDiv w:val="1"/>
      <w:marLeft w:val="0"/>
      <w:marRight w:val="0"/>
      <w:marTop w:val="0"/>
      <w:marBottom w:val="0"/>
      <w:divBdr>
        <w:top w:val="none" w:sz="0" w:space="0" w:color="auto"/>
        <w:left w:val="none" w:sz="0" w:space="0" w:color="auto"/>
        <w:bottom w:val="none" w:sz="0" w:space="0" w:color="auto"/>
        <w:right w:val="none" w:sz="0" w:space="0" w:color="auto"/>
      </w:divBdr>
    </w:div>
    <w:div w:id="41638998">
      <w:bodyDiv w:val="1"/>
      <w:marLeft w:val="0"/>
      <w:marRight w:val="0"/>
      <w:marTop w:val="0"/>
      <w:marBottom w:val="0"/>
      <w:divBdr>
        <w:top w:val="none" w:sz="0" w:space="0" w:color="auto"/>
        <w:left w:val="none" w:sz="0" w:space="0" w:color="auto"/>
        <w:bottom w:val="none" w:sz="0" w:space="0" w:color="auto"/>
        <w:right w:val="none" w:sz="0" w:space="0" w:color="auto"/>
      </w:divBdr>
    </w:div>
    <w:div w:id="42294592">
      <w:bodyDiv w:val="1"/>
      <w:marLeft w:val="0"/>
      <w:marRight w:val="0"/>
      <w:marTop w:val="0"/>
      <w:marBottom w:val="0"/>
      <w:divBdr>
        <w:top w:val="none" w:sz="0" w:space="0" w:color="auto"/>
        <w:left w:val="none" w:sz="0" w:space="0" w:color="auto"/>
        <w:bottom w:val="none" w:sz="0" w:space="0" w:color="auto"/>
        <w:right w:val="none" w:sz="0" w:space="0" w:color="auto"/>
      </w:divBdr>
    </w:div>
    <w:div w:id="42801841">
      <w:bodyDiv w:val="1"/>
      <w:marLeft w:val="0"/>
      <w:marRight w:val="0"/>
      <w:marTop w:val="0"/>
      <w:marBottom w:val="0"/>
      <w:divBdr>
        <w:top w:val="none" w:sz="0" w:space="0" w:color="auto"/>
        <w:left w:val="none" w:sz="0" w:space="0" w:color="auto"/>
        <w:bottom w:val="none" w:sz="0" w:space="0" w:color="auto"/>
        <w:right w:val="none" w:sz="0" w:space="0" w:color="auto"/>
      </w:divBdr>
      <w:divsChild>
        <w:div w:id="1022391460">
          <w:marLeft w:val="480"/>
          <w:marRight w:val="0"/>
          <w:marTop w:val="0"/>
          <w:marBottom w:val="0"/>
          <w:divBdr>
            <w:top w:val="none" w:sz="0" w:space="0" w:color="auto"/>
            <w:left w:val="none" w:sz="0" w:space="0" w:color="auto"/>
            <w:bottom w:val="none" w:sz="0" w:space="0" w:color="auto"/>
            <w:right w:val="none" w:sz="0" w:space="0" w:color="auto"/>
          </w:divBdr>
        </w:div>
        <w:div w:id="1399551450">
          <w:marLeft w:val="480"/>
          <w:marRight w:val="0"/>
          <w:marTop w:val="0"/>
          <w:marBottom w:val="0"/>
          <w:divBdr>
            <w:top w:val="none" w:sz="0" w:space="0" w:color="auto"/>
            <w:left w:val="none" w:sz="0" w:space="0" w:color="auto"/>
            <w:bottom w:val="none" w:sz="0" w:space="0" w:color="auto"/>
            <w:right w:val="none" w:sz="0" w:space="0" w:color="auto"/>
          </w:divBdr>
        </w:div>
        <w:div w:id="1375887214">
          <w:marLeft w:val="480"/>
          <w:marRight w:val="0"/>
          <w:marTop w:val="0"/>
          <w:marBottom w:val="0"/>
          <w:divBdr>
            <w:top w:val="none" w:sz="0" w:space="0" w:color="auto"/>
            <w:left w:val="none" w:sz="0" w:space="0" w:color="auto"/>
            <w:bottom w:val="none" w:sz="0" w:space="0" w:color="auto"/>
            <w:right w:val="none" w:sz="0" w:space="0" w:color="auto"/>
          </w:divBdr>
        </w:div>
        <w:div w:id="318506057">
          <w:marLeft w:val="480"/>
          <w:marRight w:val="0"/>
          <w:marTop w:val="0"/>
          <w:marBottom w:val="0"/>
          <w:divBdr>
            <w:top w:val="none" w:sz="0" w:space="0" w:color="auto"/>
            <w:left w:val="none" w:sz="0" w:space="0" w:color="auto"/>
            <w:bottom w:val="none" w:sz="0" w:space="0" w:color="auto"/>
            <w:right w:val="none" w:sz="0" w:space="0" w:color="auto"/>
          </w:divBdr>
        </w:div>
        <w:div w:id="1855613170">
          <w:marLeft w:val="480"/>
          <w:marRight w:val="0"/>
          <w:marTop w:val="0"/>
          <w:marBottom w:val="0"/>
          <w:divBdr>
            <w:top w:val="none" w:sz="0" w:space="0" w:color="auto"/>
            <w:left w:val="none" w:sz="0" w:space="0" w:color="auto"/>
            <w:bottom w:val="none" w:sz="0" w:space="0" w:color="auto"/>
            <w:right w:val="none" w:sz="0" w:space="0" w:color="auto"/>
          </w:divBdr>
        </w:div>
        <w:div w:id="753087683">
          <w:marLeft w:val="480"/>
          <w:marRight w:val="0"/>
          <w:marTop w:val="0"/>
          <w:marBottom w:val="0"/>
          <w:divBdr>
            <w:top w:val="none" w:sz="0" w:space="0" w:color="auto"/>
            <w:left w:val="none" w:sz="0" w:space="0" w:color="auto"/>
            <w:bottom w:val="none" w:sz="0" w:space="0" w:color="auto"/>
            <w:right w:val="none" w:sz="0" w:space="0" w:color="auto"/>
          </w:divBdr>
        </w:div>
        <w:div w:id="1174567921">
          <w:marLeft w:val="480"/>
          <w:marRight w:val="0"/>
          <w:marTop w:val="0"/>
          <w:marBottom w:val="0"/>
          <w:divBdr>
            <w:top w:val="none" w:sz="0" w:space="0" w:color="auto"/>
            <w:left w:val="none" w:sz="0" w:space="0" w:color="auto"/>
            <w:bottom w:val="none" w:sz="0" w:space="0" w:color="auto"/>
            <w:right w:val="none" w:sz="0" w:space="0" w:color="auto"/>
          </w:divBdr>
        </w:div>
        <w:div w:id="1994680809">
          <w:marLeft w:val="480"/>
          <w:marRight w:val="0"/>
          <w:marTop w:val="0"/>
          <w:marBottom w:val="0"/>
          <w:divBdr>
            <w:top w:val="none" w:sz="0" w:space="0" w:color="auto"/>
            <w:left w:val="none" w:sz="0" w:space="0" w:color="auto"/>
            <w:bottom w:val="none" w:sz="0" w:space="0" w:color="auto"/>
            <w:right w:val="none" w:sz="0" w:space="0" w:color="auto"/>
          </w:divBdr>
        </w:div>
        <w:div w:id="662703120">
          <w:marLeft w:val="480"/>
          <w:marRight w:val="0"/>
          <w:marTop w:val="0"/>
          <w:marBottom w:val="0"/>
          <w:divBdr>
            <w:top w:val="none" w:sz="0" w:space="0" w:color="auto"/>
            <w:left w:val="none" w:sz="0" w:space="0" w:color="auto"/>
            <w:bottom w:val="none" w:sz="0" w:space="0" w:color="auto"/>
            <w:right w:val="none" w:sz="0" w:space="0" w:color="auto"/>
          </w:divBdr>
        </w:div>
        <w:div w:id="1184175549">
          <w:marLeft w:val="480"/>
          <w:marRight w:val="0"/>
          <w:marTop w:val="0"/>
          <w:marBottom w:val="0"/>
          <w:divBdr>
            <w:top w:val="none" w:sz="0" w:space="0" w:color="auto"/>
            <w:left w:val="none" w:sz="0" w:space="0" w:color="auto"/>
            <w:bottom w:val="none" w:sz="0" w:space="0" w:color="auto"/>
            <w:right w:val="none" w:sz="0" w:space="0" w:color="auto"/>
          </w:divBdr>
        </w:div>
        <w:div w:id="179587310">
          <w:marLeft w:val="480"/>
          <w:marRight w:val="0"/>
          <w:marTop w:val="0"/>
          <w:marBottom w:val="0"/>
          <w:divBdr>
            <w:top w:val="none" w:sz="0" w:space="0" w:color="auto"/>
            <w:left w:val="none" w:sz="0" w:space="0" w:color="auto"/>
            <w:bottom w:val="none" w:sz="0" w:space="0" w:color="auto"/>
            <w:right w:val="none" w:sz="0" w:space="0" w:color="auto"/>
          </w:divBdr>
        </w:div>
        <w:div w:id="1935240131">
          <w:marLeft w:val="480"/>
          <w:marRight w:val="0"/>
          <w:marTop w:val="0"/>
          <w:marBottom w:val="0"/>
          <w:divBdr>
            <w:top w:val="none" w:sz="0" w:space="0" w:color="auto"/>
            <w:left w:val="none" w:sz="0" w:space="0" w:color="auto"/>
            <w:bottom w:val="none" w:sz="0" w:space="0" w:color="auto"/>
            <w:right w:val="none" w:sz="0" w:space="0" w:color="auto"/>
          </w:divBdr>
        </w:div>
        <w:div w:id="798644674">
          <w:marLeft w:val="480"/>
          <w:marRight w:val="0"/>
          <w:marTop w:val="0"/>
          <w:marBottom w:val="0"/>
          <w:divBdr>
            <w:top w:val="none" w:sz="0" w:space="0" w:color="auto"/>
            <w:left w:val="none" w:sz="0" w:space="0" w:color="auto"/>
            <w:bottom w:val="none" w:sz="0" w:space="0" w:color="auto"/>
            <w:right w:val="none" w:sz="0" w:space="0" w:color="auto"/>
          </w:divBdr>
        </w:div>
        <w:div w:id="2081824779">
          <w:marLeft w:val="480"/>
          <w:marRight w:val="0"/>
          <w:marTop w:val="0"/>
          <w:marBottom w:val="0"/>
          <w:divBdr>
            <w:top w:val="none" w:sz="0" w:space="0" w:color="auto"/>
            <w:left w:val="none" w:sz="0" w:space="0" w:color="auto"/>
            <w:bottom w:val="none" w:sz="0" w:space="0" w:color="auto"/>
            <w:right w:val="none" w:sz="0" w:space="0" w:color="auto"/>
          </w:divBdr>
        </w:div>
        <w:div w:id="1550611419">
          <w:marLeft w:val="480"/>
          <w:marRight w:val="0"/>
          <w:marTop w:val="0"/>
          <w:marBottom w:val="0"/>
          <w:divBdr>
            <w:top w:val="none" w:sz="0" w:space="0" w:color="auto"/>
            <w:left w:val="none" w:sz="0" w:space="0" w:color="auto"/>
            <w:bottom w:val="none" w:sz="0" w:space="0" w:color="auto"/>
            <w:right w:val="none" w:sz="0" w:space="0" w:color="auto"/>
          </w:divBdr>
        </w:div>
        <w:div w:id="976027817">
          <w:marLeft w:val="480"/>
          <w:marRight w:val="0"/>
          <w:marTop w:val="0"/>
          <w:marBottom w:val="0"/>
          <w:divBdr>
            <w:top w:val="none" w:sz="0" w:space="0" w:color="auto"/>
            <w:left w:val="none" w:sz="0" w:space="0" w:color="auto"/>
            <w:bottom w:val="none" w:sz="0" w:space="0" w:color="auto"/>
            <w:right w:val="none" w:sz="0" w:space="0" w:color="auto"/>
          </w:divBdr>
        </w:div>
        <w:div w:id="1697464713">
          <w:marLeft w:val="480"/>
          <w:marRight w:val="0"/>
          <w:marTop w:val="0"/>
          <w:marBottom w:val="0"/>
          <w:divBdr>
            <w:top w:val="none" w:sz="0" w:space="0" w:color="auto"/>
            <w:left w:val="none" w:sz="0" w:space="0" w:color="auto"/>
            <w:bottom w:val="none" w:sz="0" w:space="0" w:color="auto"/>
            <w:right w:val="none" w:sz="0" w:space="0" w:color="auto"/>
          </w:divBdr>
        </w:div>
        <w:div w:id="777333629">
          <w:marLeft w:val="480"/>
          <w:marRight w:val="0"/>
          <w:marTop w:val="0"/>
          <w:marBottom w:val="0"/>
          <w:divBdr>
            <w:top w:val="none" w:sz="0" w:space="0" w:color="auto"/>
            <w:left w:val="none" w:sz="0" w:space="0" w:color="auto"/>
            <w:bottom w:val="none" w:sz="0" w:space="0" w:color="auto"/>
            <w:right w:val="none" w:sz="0" w:space="0" w:color="auto"/>
          </w:divBdr>
        </w:div>
        <w:div w:id="1850945363">
          <w:marLeft w:val="480"/>
          <w:marRight w:val="0"/>
          <w:marTop w:val="0"/>
          <w:marBottom w:val="0"/>
          <w:divBdr>
            <w:top w:val="none" w:sz="0" w:space="0" w:color="auto"/>
            <w:left w:val="none" w:sz="0" w:space="0" w:color="auto"/>
            <w:bottom w:val="none" w:sz="0" w:space="0" w:color="auto"/>
            <w:right w:val="none" w:sz="0" w:space="0" w:color="auto"/>
          </w:divBdr>
        </w:div>
        <w:div w:id="462502162">
          <w:marLeft w:val="480"/>
          <w:marRight w:val="0"/>
          <w:marTop w:val="0"/>
          <w:marBottom w:val="0"/>
          <w:divBdr>
            <w:top w:val="none" w:sz="0" w:space="0" w:color="auto"/>
            <w:left w:val="none" w:sz="0" w:space="0" w:color="auto"/>
            <w:bottom w:val="none" w:sz="0" w:space="0" w:color="auto"/>
            <w:right w:val="none" w:sz="0" w:space="0" w:color="auto"/>
          </w:divBdr>
        </w:div>
        <w:div w:id="200747657">
          <w:marLeft w:val="480"/>
          <w:marRight w:val="0"/>
          <w:marTop w:val="0"/>
          <w:marBottom w:val="0"/>
          <w:divBdr>
            <w:top w:val="none" w:sz="0" w:space="0" w:color="auto"/>
            <w:left w:val="none" w:sz="0" w:space="0" w:color="auto"/>
            <w:bottom w:val="none" w:sz="0" w:space="0" w:color="auto"/>
            <w:right w:val="none" w:sz="0" w:space="0" w:color="auto"/>
          </w:divBdr>
        </w:div>
        <w:div w:id="1627274401">
          <w:marLeft w:val="480"/>
          <w:marRight w:val="0"/>
          <w:marTop w:val="0"/>
          <w:marBottom w:val="0"/>
          <w:divBdr>
            <w:top w:val="none" w:sz="0" w:space="0" w:color="auto"/>
            <w:left w:val="none" w:sz="0" w:space="0" w:color="auto"/>
            <w:bottom w:val="none" w:sz="0" w:space="0" w:color="auto"/>
            <w:right w:val="none" w:sz="0" w:space="0" w:color="auto"/>
          </w:divBdr>
        </w:div>
      </w:divsChild>
    </w:div>
    <w:div w:id="43650463">
      <w:bodyDiv w:val="1"/>
      <w:marLeft w:val="0"/>
      <w:marRight w:val="0"/>
      <w:marTop w:val="0"/>
      <w:marBottom w:val="0"/>
      <w:divBdr>
        <w:top w:val="none" w:sz="0" w:space="0" w:color="auto"/>
        <w:left w:val="none" w:sz="0" w:space="0" w:color="auto"/>
        <w:bottom w:val="none" w:sz="0" w:space="0" w:color="auto"/>
        <w:right w:val="none" w:sz="0" w:space="0" w:color="auto"/>
      </w:divBdr>
    </w:div>
    <w:div w:id="43990881">
      <w:bodyDiv w:val="1"/>
      <w:marLeft w:val="0"/>
      <w:marRight w:val="0"/>
      <w:marTop w:val="0"/>
      <w:marBottom w:val="0"/>
      <w:divBdr>
        <w:top w:val="none" w:sz="0" w:space="0" w:color="auto"/>
        <w:left w:val="none" w:sz="0" w:space="0" w:color="auto"/>
        <w:bottom w:val="none" w:sz="0" w:space="0" w:color="auto"/>
        <w:right w:val="none" w:sz="0" w:space="0" w:color="auto"/>
      </w:divBdr>
    </w:div>
    <w:div w:id="46615079">
      <w:bodyDiv w:val="1"/>
      <w:marLeft w:val="0"/>
      <w:marRight w:val="0"/>
      <w:marTop w:val="0"/>
      <w:marBottom w:val="0"/>
      <w:divBdr>
        <w:top w:val="none" w:sz="0" w:space="0" w:color="auto"/>
        <w:left w:val="none" w:sz="0" w:space="0" w:color="auto"/>
        <w:bottom w:val="none" w:sz="0" w:space="0" w:color="auto"/>
        <w:right w:val="none" w:sz="0" w:space="0" w:color="auto"/>
      </w:divBdr>
    </w:div>
    <w:div w:id="50036694">
      <w:bodyDiv w:val="1"/>
      <w:marLeft w:val="0"/>
      <w:marRight w:val="0"/>
      <w:marTop w:val="0"/>
      <w:marBottom w:val="0"/>
      <w:divBdr>
        <w:top w:val="none" w:sz="0" w:space="0" w:color="auto"/>
        <w:left w:val="none" w:sz="0" w:space="0" w:color="auto"/>
        <w:bottom w:val="none" w:sz="0" w:space="0" w:color="auto"/>
        <w:right w:val="none" w:sz="0" w:space="0" w:color="auto"/>
      </w:divBdr>
    </w:div>
    <w:div w:id="50615959">
      <w:bodyDiv w:val="1"/>
      <w:marLeft w:val="0"/>
      <w:marRight w:val="0"/>
      <w:marTop w:val="0"/>
      <w:marBottom w:val="0"/>
      <w:divBdr>
        <w:top w:val="none" w:sz="0" w:space="0" w:color="auto"/>
        <w:left w:val="none" w:sz="0" w:space="0" w:color="auto"/>
        <w:bottom w:val="none" w:sz="0" w:space="0" w:color="auto"/>
        <w:right w:val="none" w:sz="0" w:space="0" w:color="auto"/>
      </w:divBdr>
    </w:div>
    <w:div w:id="51925676">
      <w:bodyDiv w:val="1"/>
      <w:marLeft w:val="0"/>
      <w:marRight w:val="0"/>
      <w:marTop w:val="0"/>
      <w:marBottom w:val="0"/>
      <w:divBdr>
        <w:top w:val="none" w:sz="0" w:space="0" w:color="auto"/>
        <w:left w:val="none" w:sz="0" w:space="0" w:color="auto"/>
        <w:bottom w:val="none" w:sz="0" w:space="0" w:color="auto"/>
        <w:right w:val="none" w:sz="0" w:space="0" w:color="auto"/>
      </w:divBdr>
    </w:div>
    <w:div w:id="57827378">
      <w:bodyDiv w:val="1"/>
      <w:marLeft w:val="0"/>
      <w:marRight w:val="0"/>
      <w:marTop w:val="0"/>
      <w:marBottom w:val="0"/>
      <w:divBdr>
        <w:top w:val="none" w:sz="0" w:space="0" w:color="auto"/>
        <w:left w:val="none" w:sz="0" w:space="0" w:color="auto"/>
        <w:bottom w:val="none" w:sz="0" w:space="0" w:color="auto"/>
        <w:right w:val="none" w:sz="0" w:space="0" w:color="auto"/>
      </w:divBdr>
    </w:div>
    <w:div w:id="59402424">
      <w:bodyDiv w:val="1"/>
      <w:marLeft w:val="0"/>
      <w:marRight w:val="0"/>
      <w:marTop w:val="0"/>
      <w:marBottom w:val="0"/>
      <w:divBdr>
        <w:top w:val="none" w:sz="0" w:space="0" w:color="auto"/>
        <w:left w:val="none" w:sz="0" w:space="0" w:color="auto"/>
        <w:bottom w:val="none" w:sz="0" w:space="0" w:color="auto"/>
        <w:right w:val="none" w:sz="0" w:space="0" w:color="auto"/>
      </w:divBdr>
    </w:div>
    <w:div w:id="59520731">
      <w:bodyDiv w:val="1"/>
      <w:marLeft w:val="0"/>
      <w:marRight w:val="0"/>
      <w:marTop w:val="0"/>
      <w:marBottom w:val="0"/>
      <w:divBdr>
        <w:top w:val="none" w:sz="0" w:space="0" w:color="auto"/>
        <w:left w:val="none" w:sz="0" w:space="0" w:color="auto"/>
        <w:bottom w:val="none" w:sz="0" w:space="0" w:color="auto"/>
        <w:right w:val="none" w:sz="0" w:space="0" w:color="auto"/>
      </w:divBdr>
    </w:div>
    <w:div w:id="61560832">
      <w:bodyDiv w:val="1"/>
      <w:marLeft w:val="0"/>
      <w:marRight w:val="0"/>
      <w:marTop w:val="0"/>
      <w:marBottom w:val="0"/>
      <w:divBdr>
        <w:top w:val="none" w:sz="0" w:space="0" w:color="auto"/>
        <w:left w:val="none" w:sz="0" w:space="0" w:color="auto"/>
        <w:bottom w:val="none" w:sz="0" w:space="0" w:color="auto"/>
        <w:right w:val="none" w:sz="0" w:space="0" w:color="auto"/>
      </w:divBdr>
    </w:div>
    <w:div w:id="61803871">
      <w:bodyDiv w:val="1"/>
      <w:marLeft w:val="0"/>
      <w:marRight w:val="0"/>
      <w:marTop w:val="0"/>
      <w:marBottom w:val="0"/>
      <w:divBdr>
        <w:top w:val="none" w:sz="0" w:space="0" w:color="auto"/>
        <w:left w:val="none" w:sz="0" w:space="0" w:color="auto"/>
        <w:bottom w:val="none" w:sz="0" w:space="0" w:color="auto"/>
        <w:right w:val="none" w:sz="0" w:space="0" w:color="auto"/>
      </w:divBdr>
    </w:div>
    <w:div w:id="64181846">
      <w:bodyDiv w:val="1"/>
      <w:marLeft w:val="0"/>
      <w:marRight w:val="0"/>
      <w:marTop w:val="0"/>
      <w:marBottom w:val="0"/>
      <w:divBdr>
        <w:top w:val="none" w:sz="0" w:space="0" w:color="auto"/>
        <w:left w:val="none" w:sz="0" w:space="0" w:color="auto"/>
        <w:bottom w:val="none" w:sz="0" w:space="0" w:color="auto"/>
        <w:right w:val="none" w:sz="0" w:space="0" w:color="auto"/>
      </w:divBdr>
    </w:div>
    <w:div w:id="65105933">
      <w:bodyDiv w:val="1"/>
      <w:marLeft w:val="0"/>
      <w:marRight w:val="0"/>
      <w:marTop w:val="0"/>
      <w:marBottom w:val="0"/>
      <w:divBdr>
        <w:top w:val="none" w:sz="0" w:space="0" w:color="auto"/>
        <w:left w:val="none" w:sz="0" w:space="0" w:color="auto"/>
        <w:bottom w:val="none" w:sz="0" w:space="0" w:color="auto"/>
        <w:right w:val="none" w:sz="0" w:space="0" w:color="auto"/>
      </w:divBdr>
    </w:div>
    <w:div w:id="65996038">
      <w:bodyDiv w:val="1"/>
      <w:marLeft w:val="0"/>
      <w:marRight w:val="0"/>
      <w:marTop w:val="0"/>
      <w:marBottom w:val="0"/>
      <w:divBdr>
        <w:top w:val="none" w:sz="0" w:space="0" w:color="auto"/>
        <w:left w:val="none" w:sz="0" w:space="0" w:color="auto"/>
        <w:bottom w:val="none" w:sz="0" w:space="0" w:color="auto"/>
        <w:right w:val="none" w:sz="0" w:space="0" w:color="auto"/>
      </w:divBdr>
    </w:div>
    <w:div w:id="66266671">
      <w:bodyDiv w:val="1"/>
      <w:marLeft w:val="0"/>
      <w:marRight w:val="0"/>
      <w:marTop w:val="0"/>
      <w:marBottom w:val="0"/>
      <w:divBdr>
        <w:top w:val="none" w:sz="0" w:space="0" w:color="auto"/>
        <w:left w:val="none" w:sz="0" w:space="0" w:color="auto"/>
        <w:bottom w:val="none" w:sz="0" w:space="0" w:color="auto"/>
        <w:right w:val="none" w:sz="0" w:space="0" w:color="auto"/>
      </w:divBdr>
    </w:div>
    <w:div w:id="67578882">
      <w:bodyDiv w:val="1"/>
      <w:marLeft w:val="0"/>
      <w:marRight w:val="0"/>
      <w:marTop w:val="0"/>
      <w:marBottom w:val="0"/>
      <w:divBdr>
        <w:top w:val="none" w:sz="0" w:space="0" w:color="auto"/>
        <w:left w:val="none" w:sz="0" w:space="0" w:color="auto"/>
        <w:bottom w:val="none" w:sz="0" w:space="0" w:color="auto"/>
        <w:right w:val="none" w:sz="0" w:space="0" w:color="auto"/>
      </w:divBdr>
    </w:div>
    <w:div w:id="67658209">
      <w:bodyDiv w:val="1"/>
      <w:marLeft w:val="0"/>
      <w:marRight w:val="0"/>
      <w:marTop w:val="0"/>
      <w:marBottom w:val="0"/>
      <w:divBdr>
        <w:top w:val="none" w:sz="0" w:space="0" w:color="auto"/>
        <w:left w:val="none" w:sz="0" w:space="0" w:color="auto"/>
        <w:bottom w:val="none" w:sz="0" w:space="0" w:color="auto"/>
        <w:right w:val="none" w:sz="0" w:space="0" w:color="auto"/>
      </w:divBdr>
    </w:div>
    <w:div w:id="69934223">
      <w:bodyDiv w:val="1"/>
      <w:marLeft w:val="0"/>
      <w:marRight w:val="0"/>
      <w:marTop w:val="0"/>
      <w:marBottom w:val="0"/>
      <w:divBdr>
        <w:top w:val="none" w:sz="0" w:space="0" w:color="auto"/>
        <w:left w:val="none" w:sz="0" w:space="0" w:color="auto"/>
        <w:bottom w:val="none" w:sz="0" w:space="0" w:color="auto"/>
        <w:right w:val="none" w:sz="0" w:space="0" w:color="auto"/>
      </w:divBdr>
    </w:div>
    <w:div w:id="74325145">
      <w:bodyDiv w:val="1"/>
      <w:marLeft w:val="0"/>
      <w:marRight w:val="0"/>
      <w:marTop w:val="0"/>
      <w:marBottom w:val="0"/>
      <w:divBdr>
        <w:top w:val="none" w:sz="0" w:space="0" w:color="auto"/>
        <w:left w:val="none" w:sz="0" w:space="0" w:color="auto"/>
        <w:bottom w:val="none" w:sz="0" w:space="0" w:color="auto"/>
        <w:right w:val="none" w:sz="0" w:space="0" w:color="auto"/>
      </w:divBdr>
    </w:div>
    <w:div w:id="75564449">
      <w:bodyDiv w:val="1"/>
      <w:marLeft w:val="0"/>
      <w:marRight w:val="0"/>
      <w:marTop w:val="0"/>
      <w:marBottom w:val="0"/>
      <w:divBdr>
        <w:top w:val="none" w:sz="0" w:space="0" w:color="auto"/>
        <w:left w:val="none" w:sz="0" w:space="0" w:color="auto"/>
        <w:bottom w:val="none" w:sz="0" w:space="0" w:color="auto"/>
        <w:right w:val="none" w:sz="0" w:space="0" w:color="auto"/>
      </w:divBdr>
    </w:div>
    <w:div w:id="77286572">
      <w:bodyDiv w:val="1"/>
      <w:marLeft w:val="0"/>
      <w:marRight w:val="0"/>
      <w:marTop w:val="0"/>
      <w:marBottom w:val="0"/>
      <w:divBdr>
        <w:top w:val="none" w:sz="0" w:space="0" w:color="auto"/>
        <w:left w:val="none" w:sz="0" w:space="0" w:color="auto"/>
        <w:bottom w:val="none" w:sz="0" w:space="0" w:color="auto"/>
        <w:right w:val="none" w:sz="0" w:space="0" w:color="auto"/>
      </w:divBdr>
    </w:div>
    <w:div w:id="78872038">
      <w:bodyDiv w:val="1"/>
      <w:marLeft w:val="0"/>
      <w:marRight w:val="0"/>
      <w:marTop w:val="0"/>
      <w:marBottom w:val="0"/>
      <w:divBdr>
        <w:top w:val="none" w:sz="0" w:space="0" w:color="auto"/>
        <w:left w:val="none" w:sz="0" w:space="0" w:color="auto"/>
        <w:bottom w:val="none" w:sz="0" w:space="0" w:color="auto"/>
        <w:right w:val="none" w:sz="0" w:space="0" w:color="auto"/>
      </w:divBdr>
    </w:div>
    <w:div w:id="80610408">
      <w:bodyDiv w:val="1"/>
      <w:marLeft w:val="0"/>
      <w:marRight w:val="0"/>
      <w:marTop w:val="0"/>
      <w:marBottom w:val="0"/>
      <w:divBdr>
        <w:top w:val="none" w:sz="0" w:space="0" w:color="auto"/>
        <w:left w:val="none" w:sz="0" w:space="0" w:color="auto"/>
        <w:bottom w:val="none" w:sz="0" w:space="0" w:color="auto"/>
        <w:right w:val="none" w:sz="0" w:space="0" w:color="auto"/>
      </w:divBdr>
    </w:div>
    <w:div w:id="80757222">
      <w:bodyDiv w:val="1"/>
      <w:marLeft w:val="0"/>
      <w:marRight w:val="0"/>
      <w:marTop w:val="0"/>
      <w:marBottom w:val="0"/>
      <w:divBdr>
        <w:top w:val="none" w:sz="0" w:space="0" w:color="auto"/>
        <w:left w:val="none" w:sz="0" w:space="0" w:color="auto"/>
        <w:bottom w:val="none" w:sz="0" w:space="0" w:color="auto"/>
        <w:right w:val="none" w:sz="0" w:space="0" w:color="auto"/>
      </w:divBdr>
    </w:div>
    <w:div w:id="81536972">
      <w:bodyDiv w:val="1"/>
      <w:marLeft w:val="0"/>
      <w:marRight w:val="0"/>
      <w:marTop w:val="0"/>
      <w:marBottom w:val="0"/>
      <w:divBdr>
        <w:top w:val="none" w:sz="0" w:space="0" w:color="auto"/>
        <w:left w:val="none" w:sz="0" w:space="0" w:color="auto"/>
        <w:bottom w:val="none" w:sz="0" w:space="0" w:color="auto"/>
        <w:right w:val="none" w:sz="0" w:space="0" w:color="auto"/>
      </w:divBdr>
    </w:div>
    <w:div w:id="82916988">
      <w:bodyDiv w:val="1"/>
      <w:marLeft w:val="0"/>
      <w:marRight w:val="0"/>
      <w:marTop w:val="0"/>
      <w:marBottom w:val="0"/>
      <w:divBdr>
        <w:top w:val="none" w:sz="0" w:space="0" w:color="auto"/>
        <w:left w:val="none" w:sz="0" w:space="0" w:color="auto"/>
        <w:bottom w:val="none" w:sz="0" w:space="0" w:color="auto"/>
        <w:right w:val="none" w:sz="0" w:space="0" w:color="auto"/>
      </w:divBdr>
    </w:div>
    <w:div w:id="88963981">
      <w:bodyDiv w:val="1"/>
      <w:marLeft w:val="0"/>
      <w:marRight w:val="0"/>
      <w:marTop w:val="0"/>
      <w:marBottom w:val="0"/>
      <w:divBdr>
        <w:top w:val="none" w:sz="0" w:space="0" w:color="auto"/>
        <w:left w:val="none" w:sz="0" w:space="0" w:color="auto"/>
        <w:bottom w:val="none" w:sz="0" w:space="0" w:color="auto"/>
        <w:right w:val="none" w:sz="0" w:space="0" w:color="auto"/>
      </w:divBdr>
    </w:div>
    <w:div w:id="89739426">
      <w:bodyDiv w:val="1"/>
      <w:marLeft w:val="0"/>
      <w:marRight w:val="0"/>
      <w:marTop w:val="0"/>
      <w:marBottom w:val="0"/>
      <w:divBdr>
        <w:top w:val="none" w:sz="0" w:space="0" w:color="auto"/>
        <w:left w:val="none" w:sz="0" w:space="0" w:color="auto"/>
        <w:bottom w:val="none" w:sz="0" w:space="0" w:color="auto"/>
        <w:right w:val="none" w:sz="0" w:space="0" w:color="auto"/>
      </w:divBdr>
    </w:div>
    <w:div w:id="91320568">
      <w:bodyDiv w:val="1"/>
      <w:marLeft w:val="0"/>
      <w:marRight w:val="0"/>
      <w:marTop w:val="0"/>
      <w:marBottom w:val="0"/>
      <w:divBdr>
        <w:top w:val="none" w:sz="0" w:space="0" w:color="auto"/>
        <w:left w:val="none" w:sz="0" w:space="0" w:color="auto"/>
        <w:bottom w:val="none" w:sz="0" w:space="0" w:color="auto"/>
        <w:right w:val="none" w:sz="0" w:space="0" w:color="auto"/>
      </w:divBdr>
    </w:div>
    <w:div w:id="93404694">
      <w:bodyDiv w:val="1"/>
      <w:marLeft w:val="0"/>
      <w:marRight w:val="0"/>
      <w:marTop w:val="0"/>
      <w:marBottom w:val="0"/>
      <w:divBdr>
        <w:top w:val="none" w:sz="0" w:space="0" w:color="auto"/>
        <w:left w:val="none" w:sz="0" w:space="0" w:color="auto"/>
        <w:bottom w:val="none" w:sz="0" w:space="0" w:color="auto"/>
        <w:right w:val="none" w:sz="0" w:space="0" w:color="auto"/>
      </w:divBdr>
    </w:div>
    <w:div w:id="101073556">
      <w:bodyDiv w:val="1"/>
      <w:marLeft w:val="0"/>
      <w:marRight w:val="0"/>
      <w:marTop w:val="0"/>
      <w:marBottom w:val="0"/>
      <w:divBdr>
        <w:top w:val="none" w:sz="0" w:space="0" w:color="auto"/>
        <w:left w:val="none" w:sz="0" w:space="0" w:color="auto"/>
        <w:bottom w:val="none" w:sz="0" w:space="0" w:color="auto"/>
        <w:right w:val="none" w:sz="0" w:space="0" w:color="auto"/>
      </w:divBdr>
    </w:div>
    <w:div w:id="102263015">
      <w:bodyDiv w:val="1"/>
      <w:marLeft w:val="0"/>
      <w:marRight w:val="0"/>
      <w:marTop w:val="0"/>
      <w:marBottom w:val="0"/>
      <w:divBdr>
        <w:top w:val="none" w:sz="0" w:space="0" w:color="auto"/>
        <w:left w:val="none" w:sz="0" w:space="0" w:color="auto"/>
        <w:bottom w:val="none" w:sz="0" w:space="0" w:color="auto"/>
        <w:right w:val="none" w:sz="0" w:space="0" w:color="auto"/>
      </w:divBdr>
    </w:div>
    <w:div w:id="102652839">
      <w:bodyDiv w:val="1"/>
      <w:marLeft w:val="0"/>
      <w:marRight w:val="0"/>
      <w:marTop w:val="0"/>
      <w:marBottom w:val="0"/>
      <w:divBdr>
        <w:top w:val="none" w:sz="0" w:space="0" w:color="auto"/>
        <w:left w:val="none" w:sz="0" w:space="0" w:color="auto"/>
        <w:bottom w:val="none" w:sz="0" w:space="0" w:color="auto"/>
        <w:right w:val="none" w:sz="0" w:space="0" w:color="auto"/>
      </w:divBdr>
    </w:div>
    <w:div w:id="106782900">
      <w:bodyDiv w:val="1"/>
      <w:marLeft w:val="0"/>
      <w:marRight w:val="0"/>
      <w:marTop w:val="0"/>
      <w:marBottom w:val="0"/>
      <w:divBdr>
        <w:top w:val="none" w:sz="0" w:space="0" w:color="auto"/>
        <w:left w:val="none" w:sz="0" w:space="0" w:color="auto"/>
        <w:bottom w:val="none" w:sz="0" w:space="0" w:color="auto"/>
        <w:right w:val="none" w:sz="0" w:space="0" w:color="auto"/>
      </w:divBdr>
    </w:div>
    <w:div w:id="107049221">
      <w:bodyDiv w:val="1"/>
      <w:marLeft w:val="0"/>
      <w:marRight w:val="0"/>
      <w:marTop w:val="0"/>
      <w:marBottom w:val="0"/>
      <w:divBdr>
        <w:top w:val="none" w:sz="0" w:space="0" w:color="auto"/>
        <w:left w:val="none" w:sz="0" w:space="0" w:color="auto"/>
        <w:bottom w:val="none" w:sz="0" w:space="0" w:color="auto"/>
        <w:right w:val="none" w:sz="0" w:space="0" w:color="auto"/>
      </w:divBdr>
    </w:div>
    <w:div w:id="107314958">
      <w:bodyDiv w:val="1"/>
      <w:marLeft w:val="0"/>
      <w:marRight w:val="0"/>
      <w:marTop w:val="0"/>
      <w:marBottom w:val="0"/>
      <w:divBdr>
        <w:top w:val="none" w:sz="0" w:space="0" w:color="auto"/>
        <w:left w:val="none" w:sz="0" w:space="0" w:color="auto"/>
        <w:bottom w:val="none" w:sz="0" w:space="0" w:color="auto"/>
        <w:right w:val="none" w:sz="0" w:space="0" w:color="auto"/>
      </w:divBdr>
    </w:div>
    <w:div w:id="108941683">
      <w:bodyDiv w:val="1"/>
      <w:marLeft w:val="0"/>
      <w:marRight w:val="0"/>
      <w:marTop w:val="0"/>
      <w:marBottom w:val="0"/>
      <w:divBdr>
        <w:top w:val="none" w:sz="0" w:space="0" w:color="auto"/>
        <w:left w:val="none" w:sz="0" w:space="0" w:color="auto"/>
        <w:bottom w:val="none" w:sz="0" w:space="0" w:color="auto"/>
        <w:right w:val="none" w:sz="0" w:space="0" w:color="auto"/>
      </w:divBdr>
    </w:div>
    <w:div w:id="111247037">
      <w:bodyDiv w:val="1"/>
      <w:marLeft w:val="0"/>
      <w:marRight w:val="0"/>
      <w:marTop w:val="0"/>
      <w:marBottom w:val="0"/>
      <w:divBdr>
        <w:top w:val="none" w:sz="0" w:space="0" w:color="auto"/>
        <w:left w:val="none" w:sz="0" w:space="0" w:color="auto"/>
        <w:bottom w:val="none" w:sz="0" w:space="0" w:color="auto"/>
        <w:right w:val="none" w:sz="0" w:space="0" w:color="auto"/>
      </w:divBdr>
    </w:div>
    <w:div w:id="113015414">
      <w:bodyDiv w:val="1"/>
      <w:marLeft w:val="0"/>
      <w:marRight w:val="0"/>
      <w:marTop w:val="0"/>
      <w:marBottom w:val="0"/>
      <w:divBdr>
        <w:top w:val="none" w:sz="0" w:space="0" w:color="auto"/>
        <w:left w:val="none" w:sz="0" w:space="0" w:color="auto"/>
        <w:bottom w:val="none" w:sz="0" w:space="0" w:color="auto"/>
        <w:right w:val="none" w:sz="0" w:space="0" w:color="auto"/>
      </w:divBdr>
    </w:div>
    <w:div w:id="118501403">
      <w:bodyDiv w:val="1"/>
      <w:marLeft w:val="0"/>
      <w:marRight w:val="0"/>
      <w:marTop w:val="0"/>
      <w:marBottom w:val="0"/>
      <w:divBdr>
        <w:top w:val="none" w:sz="0" w:space="0" w:color="auto"/>
        <w:left w:val="none" w:sz="0" w:space="0" w:color="auto"/>
        <w:bottom w:val="none" w:sz="0" w:space="0" w:color="auto"/>
        <w:right w:val="none" w:sz="0" w:space="0" w:color="auto"/>
      </w:divBdr>
    </w:div>
    <w:div w:id="119038377">
      <w:bodyDiv w:val="1"/>
      <w:marLeft w:val="0"/>
      <w:marRight w:val="0"/>
      <w:marTop w:val="0"/>
      <w:marBottom w:val="0"/>
      <w:divBdr>
        <w:top w:val="none" w:sz="0" w:space="0" w:color="auto"/>
        <w:left w:val="none" w:sz="0" w:space="0" w:color="auto"/>
        <w:bottom w:val="none" w:sz="0" w:space="0" w:color="auto"/>
        <w:right w:val="none" w:sz="0" w:space="0" w:color="auto"/>
      </w:divBdr>
    </w:div>
    <w:div w:id="121465475">
      <w:bodyDiv w:val="1"/>
      <w:marLeft w:val="0"/>
      <w:marRight w:val="0"/>
      <w:marTop w:val="0"/>
      <w:marBottom w:val="0"/>
      <w:divBdr>
        <w:top w:val="none" w:sz="0" w:space="0" w:color="auto"/>
        <w:left w:val="none" w:sz="0" w:space="0" w:color="auto"/>
        <w:bottom w:val="none" w:sz="0" w:space="0" w:color="auto"/>
        <w:right w:val="none" w:sz="0" w:space="0" w:color="auto"/>
      </w:divBdr>
    </w:div>
    <w:div w:id="121507265">
      <w:bodyDiv w:val="1"/>
      <w:marLeft w:val="0"/>
      <w:marRight w:val="0"/>
      <w:marTop w:val="0"/>
      <w:marBottom w:val="0"/>
      <w:divBdr>
        <w:top w:val="none" w:sz="0" w:space="0" w:color="auto"/>
        <w:left w:val="none" w:sz="0" w:space="0" w:color="auto"/>
        <w:bottom w:val="none" w:sz="0" w:space="0" w:color="auto"/>
        <w:right w:val="none" w:sz="0" w:space="0" w:color="auto"/>
      </w:divBdr>
    </w:div>
    <w:div w:id="124322167">
      <w:bodyDiv w:val="1"/>
      <w:marLeft w:val="0"/>
      <w:marRight w:val="0"/>
      <w:marTop w:val="0"/>
      <w:marBottom w:val="0"/>
      <w:divBdr>
        <w:top w:val="none" w:sz="0" w:space="0" w:color="auto"/>
        <w:left w:val="none" w:sz="0" w:space="0" w:color="auto"/>
        <w:bottom w:val="none" w:sz="0" w:space="0" w:color="auto"/>
        <w:right w:val="none" w:sz="0" w:space="0" w:color="auto"/>
      </w:divBdr>
    </w:div>
    <w:div w:id="125004966">
      <w:bodyDiv w:val="1"/>
      <w:marLeft w:val="0"/>
      <w:marRight w:val="0"/>
      <w:marTop w:val="0"/>
      <w:marBottom w:val="0"/>
      <w:divBdr>
        <w:top w:val="none" w:sz="0" w:space="0" w:color="auto"/>
        <w:left w:val="none" w:sz="0" w:space="0" w:color="auto"/>
        <w:bottom w:val="none" w:sz="0" w:space="0" w:color="auto"/>
        <w:right w:val="none" w:sz="0" w:space="0" w:color="auto"/>
      </w:divBdr>
    </w:div>
    <w:div w:id="126437173">
      <w:bodyDiv w:val="1"/>
      <w:marLeft w:val="0"/>
      <w:marRight w:val="0"/>
      <w:marTop w:val="0"/>
      <w:marBottom w:val="0"/>
      <w:divBdr>
        <w:top w:val="none" w:sz="0" w:space="0" w:color="auto"/>
        <w:left w:val="none" w:sz="0" w:space="0" w:color="auto"/>
        <w:bottom w:val="none" w:sz="0" w:space="0" w:color="auto"/>
        <w:right w:val="none" w:sz="0" w:space="0" w:color="auto"/>
      </w:divBdr>
    </w:div>
    <w:div w:id="127862628">
      <w:bodyDiv w:val="1"/>
      <w:marLeft w:val="0"/>
      <w:marRight w:val="0"/>
      <w:marTop w:val="0"/>
      <w:marBottom w:val="0"/>
      <w:divBdr>
        <w:top w:val="none" w:sz="0" w:space="0" w:color="auto"/>
        <w:left w:val="none" w:sz="0" w:space="0" w:color="auto"/>
        <w:bottom w:val="none" w:sz="0" w:space="0" w:color="auto"/>
        <w:right w:val="none" w:sz="0" w:space="0" w:color="auto"/>
      </w:divBdr>
    </w:div>
    <w:div w:id="130483056">
      <w:bodyDiv w:val="1"/>
      <w:marLeft w:val="0"/>
      <w:marRight w:val="0"/>
      <w:marTop w:val="0"/>
      <w:marBottom w:val="0"/>
      <w:divBdr>
        <w:top w:val="none" w:sz="0" w:space="0" w:color="auto"/>
        <w:left w:val="none" w:sz="0" w:space="0" w:color="auto"/>
        <w:bottom w:val="none" w:sz="0" w:space="0" w:color="auto"/>
        <w:right w:val="none" w:sz="0" w:space="0" w:color="auto"/>
      </w:divBdr>
    </w:div>
    <w:div w:id="131139586">
      <w:bodyDiv w:val="1"/>
      <w:marLeft w:val="0"/>
      <w:marRight w:val="0"/>
      <w:marTop w:val="0"/>
      <w:marBottom w:val="0"/>
      <w:divBdr>
        <w:top w:val="none" w:sz="0" w:space="0" w:color="auto"/>
        <w:left w:val="none" w:sz="0" w:space="0" w:color="auto"/>
        <w:bottom w:val="none" w:sz="0" w:space="0" w:color="auto"/>
        <w:right w:val="none" w:sz="0" w:space="0" w:color="auto"/>
      </w:divBdr>
    </w:div>
    <w:div w:id="135337634">
      <w:bodyDiv w:val="1"/>
      <w:marLeft w:val="0"/>
      <w:marRight w:val="0"/>
      <w:marTop w:val="0"/>
      <w:marBottom w:val="0"/>
      <w:divBdr>
        <w:top w:val="none" w:sz="0" w:space="0" w:color="auto"/>
        <w:left w:val="none" w:sz="0" w:space="0" w:color="auto"/>
        <w:bottom w:val="none" w:sz="0" w:space="0" w:color="auto"/>
        <w:right w:val="none" w:sz="0" w:space="0" w:color="auto"/>
      </w:divBdr>
    </w:div>
    <w:div w:id="136381388">
      <w:bodyDiv w:val="1"/>
      <w:marLeft w:val="0"/>
      <w:marRight w:val="0"/>
      <w:marTop w:val="0"/>
      <w:marBottom w:val="0"/>
      <w:divBdr>
        <w:top w:val="none" w:sz="0" w:space="0" w:color="auto"/>
        <w:left w:val="none" w:sz="0" w:space="0" w:color="auto"/>
        <w:bottom w:val="none" w:sz="0" w:space="0" w:color="auto"/>
        <w:right w:val="none" w:sz="0" w:space="0" w:color="auto"/>
      </w:divBdr>
    </w:div>
    <w:div w:id="136999764">
      <w:bodyDiv w:val="1"/>
      <w:marLeft w:val="0"/>
      <w:marRight w:val="0"/>
      <w:marTop w:val="0"/>
      <w:marBottom w:val="0"/>
      <w:divBdr>
        <w:top w:val="none" w:sz="0" w:space="0" w:color="auto"/>
        <w:left w:val="none" w:sz="0" w:space="0" w:color="auto"/>
        <w:bottom w:val="none" w:sz="0" w:space="0" w:color="auto"/>
        <w:right w:val="none" w:sz="0" w:space="0" w:color="auto"/>
      </w:divBdr>
    </w:div>
    <w:div w:id="138159856">
      <w:bodyDiv w:val="1"/>
      <w:marLeft w:val="0"/>
      <w:marRight w:val="0"/>
      <w:marTop w:val="0"/>
      <w:marBottom w:val="0"/>
      <w:divBdr>
        <w:top w:val="none" w:sz="0" w:space="0" w:color="auto"/>
        <w:left w:val="none" w:sz="0" w:space="0" w:color="auto"/>
        <w:bottom w:val="none" w:sz="0" w:space="0" w:color="auto"/>
        <w:right w:val="none" w:sz="0" w:space="0" w:color="auto"/>
      </w:divBdr>
    </w:div>
    <w:div w:id="142429370">
      <w:bodyDiv w:val="1"/>
      <w:marLeft w:val="0"/>
      <w:marRight w:val="0"/>
      <w:marTop w:val="0"/>
      <w:marBottom w:val="0"/>
      <w:divBdr>
        <w:top w:val="none" w:sz="0" w:space="0" w:color="auto"/>
        <w:left w:val="none" w:sz="0" w:space="0" w:color="auto"/>
        <w:bottom w:val="none" w:sz="0" w:space="0" w:color="auto"/>
        <w:right w:val="none" w:sz="0" w:space="0" w:color="auto"/>
      </w:divBdr>
    </w:div>
    <w:div w:id="142545007">
      <w:bodyDiv w:val="1"/>
      <w:marLeft w:val="0"/>
      <w:marRight w:val="0"/>
      <w:marTop w:val="0"/>
      <w:marBottom w:val="0"/>
      <w:divBdr>
        <w:top w:val="none" w:sz="0" w:space="0" w:color="auto"/>
        <w:left w:val="none" w:sz="0" w:space="0" w:color="auto"/>
        <w:bottom w:val="none" w:sz="0" w:space="0" w:color="auto"/>
        <w:right w:val="none" w:sz="0" w:space="0" w:color="auto"/>
      </w:divBdr>
    </w:div>
    <w:div w:id="145054668">
      <w:bodyDiv w:val="1"/>
      <w:marLeft w:val="0"/>
      <w:marRight w:val="0"/>
      <w:marTop w:val="0"/>
      <w:marBottom w:val="0"/>
      <w:divBdr>
        <w:top w:val="none" w:sz="0" w:space="0" w:color="auto"/>
        <w:left w:val="none" w:sz="0" w:space="0" w:color="auto"/>
        <w:bottom w:val="none" w:sz="0" w:space="0" w:color="auto"/>
        <w:right w:val="none" w:sz="0" w:space="0" w:color="auto"/>
      </w:divBdr>
    </w:div>
    <w:div w:id="145703774">
      <w:bodyDiv w:val="1"/>
      <w:marLeft w:val="0"/>
      <w:marRight w:val="0"/>
      <w:marTop w:val="0"/>
      <w:marBottom w:val="0"/>
      <w:divBdr>
        <w:top w:val="none" w:sz="0" w:space="0" w:color="auto"/>
        <w:left w:val="none" w:sz="0" w:space="0" w:color="auto"/>
        <w:bottom w:val="none" w:sz="0" w:space="0" w:color="auto"/>
        <w:right w:val="none" w:sz="0" w:space="0" w:color="auto"/>
      </w:divBdr>
    </w:div>
    <w:div w:id="146173574">
      <w:bodyDiv w:val="1"/>
      <w:marLeft w:val="0"/>
      <w:marRight w:val="0"/>
      <w:marTop w:val="0"/>
      <w:marBottom w:val="0"/>
      <w:divBdr>
        <w:top w:val="none" w:sz="0" w:space="0" w:color="auto"/>
        <w:left w:val="none" w:sz="0" w:space="0" w:color="auto"/>
        <w:bottom w:val="none" w:sz="0" w:space="0" w:color="auto"/>
        <w:right w:val="none" w:sz="0" w:space="0" w:color="auto"/>
      </w:divBdr>
    </w:div>
    <w:div w:id="147090056">
      <w:bodyDiv w:val="1"/>
      <w:marLeft w:val="0"/>
      <w:marRight w:val="0"/>
      <w:marTop w:val="0"/>
      <w:marBottom w:val="0"/>
      <w:divBdr>
        <w:top w:val="none" w:sz="0" w:space="0" w:color="auto"/>
        <w:left w:val="none" w:sz="0" w:space="0" w:color="auto"/>
        <w:bottom w:val="none" w:sz="0" w:space="0" w:color="auto"/>
        <w:right w:val="none" w:sz="0" w:space="0" w:color="auto"/>
      </w:divBdr>
    </w:div>
    <w:div w:id="149176078">
      <w:bodyDiv w:val="1"/>
      <w:marLeft w:val="0"/>
      <w:marRight w:val="0"/>
      <w:marTop w:val="0"/>
      <w:marBottom w:val="0"/>
      <w:divBdr>
        <w:top w:val="none" w:sz="0" w:space="0" w:color="auto"/>
        <w:left w:val="none" w:sz="0" w:space="0" w:color="auto"/>
        <w:bottom w:val="none" w:sz="0" w:space="0" w:color="auto"/>
        <w:right w:val="none" w:sz="0" w:space="0" w:color="auto"/>
      </w:divBdr>
    </w:div>
    <w:div w:id="151600483">
      <w:bodyDiv w:val="1"/>
      <w:marLeft w:val="0"/>
      <w:marRight w:val="0"/>
      <w:marTop w:val="0"/>
      <w:marBottom w:val="0"/>
      <w:divBdr>
        <w:top w:val="none" w:sz="0" w:space="0" w:color="auto"/>
        <w:left w:val="none" w:sz="0" w:space="0" w:color="auto"/>
        <w:bottom w:val="none" w:sz="0" w:space="0" w:color="auto"/>
        <w:right w:val="none" w:sz="0" w:space="0" w:color="auto"/>
      </w:divBdr>
    </w:div>
    <w:div w:id="151721039">
      <w:bodyDiv w:val="1"/>
      <w:marLeft w:val="0"/>
      <w:marRight w:val="0"/>
      <w:marTop w:val="0"/>
      <w:marBottom w:val="0"/>
      <w:divBdr>
        <w:top w:val="none" w:sz="0" w:space="0" w:color="auto"/>
        <w:left w:val="none" w:sz="0" w:space="0" w:color="auto"/>
        <w:bottom w:val="none" w:sz="0" w:space="0" w:color="auto"/>
        <w:right w:val="none" w:sz="0" w:space="0" w:color="auto"/>
      </w:divBdr>
    </w:div>
    <w:div w:id="152642671">
      <w:bodyDiv w:val="1"/>
      <w:marLeft w:val="0"/>
      <w:marRight w:val="0"/>
      <w:marTop w:val="0"/>
      <w:marBottom w:val="0"/>
      <w:divBdr>
        <w:top w:val="none" w:sz="0" w:space="0" w:color="auto"/>
        <w:left w:val="none" w:sz="0" w:space="0" w:color="auto"/>
        <w:bottom w:val="none" w:sz="0" w:space="0" w:color="auto"/>
        <w:right w:val="none" w:sz="0" w:space="0" w:color="auto"/>
      </w:divBdr>
    </w:div>
    <w:div w:id="154489873">
      <w:bodyDiv w:val="1"/>
      <w:marLeft w:val="0"/>
      <w:marRight w:val="0"/>
      <w:marTop w:val="0"/>
      <w:marBottom w:val="0"/>
      <w:divBdr>
        <w:top w:val="none" w:sz="0" w:space="0" w:color="auto"/>
        <w:left w:val="none" w:sz="0" w:space="0" w:color="auto"/>
        <w:bottom w:val="none" w:sz="0" w:space="0" w:color="auto"/>
        <w:right w:val="none" w:sz="0" w:space="0" w:color="auto"/>
      </w:divBdr>
    </w:div>
    <w:div w:id="157160027">
      <w:bodyDiv w:val="1"/>
      <w:marLeft w:val="0"/>
      <w:marRight w:val="0"/>
      <w:marTop w:val="0"/>
      <w:marBottom w:val="0"/>
      <w:divBdr>
        <w:top w:val="none" w:sz="0" w:space="0" w:color="auto"/>
        <w:left w:val="none" w:sz="0" w:space="0" w:color="auto"/>
        <w:bottom w:val="none" w:sz="0" w:space="0" w:color="auto"/>
        <w:right w:val="none" w:sz="0" w:space="0" w:color="auto"/>
      </w:divBdr>
    </w:div>
    <w:div w:id="162862973">
      <w:bodyDiv w:val="1"/>
      <w:marLeft w:val="0"/>
      <w:marRight w:val="0"/>
      <w:marTop w:val="0"/>
      <w:marBottom w:val="0"/>
      <w:divBdr>
        <w:top w:val="none" w:sz="0" w:space="0" w:color="auto"/>
        <w:left w:val="none" w:sz="0" w:space="0" w:color="auto"/>
        <w:bottom w:val="none" w:sz="0" w:space="0" w:color="auto"/>
        <w:right w:val="none" w:sz="0" w:space="0" w:color="auto"/>
      </w:divBdr>
    </w:div>
    <w:div w:id="164442786">
      <w:bodyDiv w:val="1"/>
      <w:marLeft w:val="0"/>
      <w:marRight w:val="0"/>
      <w:marTop w:val="0"/>
      <w:marBottom w:val="0"/>
      <w:divBdr>
        <w:top w:val="none" w:sz="0" w:space="0" w:color="auto"/>
        <w:left w:val="none" w:sz="0" w:space="0" w:color="auto"/>
        <w:bottom w:val="none" w:sz="0" w:space="0" w:color="auto"/>
        <w:right w:val="none" w:sz="0" w:space="0" w:color="auto"/>
      </w:divBdr>
    </w:div>
    <w:div w:id="166796451">
      <w:bodyDiv w:val="1"/>
      <w:marLeft w:val="0"/>
      <w:marRight w:val="0"/>
      <w:marTop w:val="0"/>
      <w:marBottom w:val="0"/>
      <w:divBdr>
        <w:top w:val="none" w:sz="0" w:space="0" w:color="auto"/>
        <w:left w:val="none" w:sz="0" w:space="0" w:color="auto"/>
        <w:bottom w:val="none" w:sz="0" w:space="0" w:color="auto"/>
        <w:right w:val="none" w:sz="0" w:space="0" w:color="auto"/>
      </w:divBdr>
    </w:div>
    <w:div w:id="168060911">
      <w:bodyDiv w:val="1"/>
      <w:marLeft w:val="0"/>
      <w:marRight w:val="0"/>
      <w:marTop w:val="0"/>
      <w:marBottom w:val="0"/>
      <w:divBdr>
        <w:top w:val="none" w:sz="0" w:space="0" w:color="auto"/>
        <w:left w:val="none" w:sz="0" w:space="0" w:color="auto"/>
        <w:bottom w:val="none" w:sz="0" w:space="0" w:color="auto"/>
        <w:right w:val="none" w:sz="0" w:space="0" w:color="auto"/>
      </w:divBdr>
    </w:div>
    <w:div w:id="172964542">
      <w:bodyDiv w:val="1"/>
      <w:marLeft w:val="0"/>
      <w:marRight w:val="0"/>
      <w:marTop w:val="0"/>
      <w:marBottom w:val="0"/>
      <w:divBdr>
        <w:top w:val="none" w:sz="0" w:space="0" w:color="auto"/>
        <w:left w:val="none" w:sz="0" w:space="0" w:color="auto"/>
        <w:bottom w:val="none" w:sz="0" w:space="0" w:color="auto"/>
        <w:right w:val="none" w:sz="0" w:space="0" w:color="auto"/>
      </w:divBdr>
    </w:div>
    <w:div w:id="177892601">
      <w:bodyDiv w:val="1"/>
      <w:marLeft w:val="0"/>
      <w:marRight w:val="0"/>
      <w:marTop w:val="0"/>
      <w:marBottom w:val="0"/>
      <w:divBdr>
        <w:top w:val="none" w:sz="0" w:space="0" w:color="auto"/>
        <w:left w:val="none" w:sz="0" w:space="0" w:color="auto"/>
        <w:bottom w:val="none" w:sz="0" w:space="0" w:color="auto"/>
        <w:right w:val="none" w:sz="0" w:space="0" w:color="auto"/>
      </w:divBdr>
    </w:div>
    <w:div w:id="179970123">
      <w:bodyDiv w:val="1"/>
      <w:marLeft w:val="0"/>
      <w:marRight w:val="0"/>
      <w:marTop w:val="0"/>
      <w:marBottom w:val="0"/>
      <w:divBdr>
        <w:top w:val="none" w:sz="0" w:space="0" w:color="auto"/>
        <w:left w:val="none" w:sz="0" w:space="0" w:color="auto"/>
        <w:bottom w:val="none" w:sz="0" w:space="0" w:color="auto"/>
        <w:right w:val="none" w:sz="0" w:space="0" w:color="auto"/>
      </w:divBdr>
    </w:div>
    <w:div w:id="181014562">
      <w:bodyDiv w:val="1"/>
      <w:marLeft w:val="0"/>
      <w:marRight w:val="0"/>
      <w:marTop w:val="0"/>
      <w:marBottom w:val="0"/>
      <w:divBdr>
        <w:top w:val="none" w:sz="0" w:space="0" w:color="auto"/>
        <w:left w:val="none" w:sz="0" w:space="0" w:color="auto"/>
        <w:bottom w:val="none" w:sz="0" w:space="0" w:color="auto"/>
        <w:right w:val="none" w:sz="0" w:space="0" w:color="auto"/>
      </w:divBdr>
    </w:div>
    <w:div w:id="181942439">
      <w:bodyDiv w:val="1"/>
      <w:marLeft w:val="0"/>
      <w:marRight w:val="0"/>
      <w:marTop w:val="0"/>
      <w:marBottom w:val="0"/>
      <w:divBdr>
        <w:top w:val="none" w:sz="0" w:space="0" w:color="auto"/>
        <w:left w:val="none" w:sz="0" w:space="0" w:color="auto"/>
        <w:bottom w:val="none" w:sz="0" w:space="0" w:color="auto"/>
        <w:right w:val="none" w:sz="0" w:space="0" w:color="auto"/>
      </w:divBdr>
    </w:div>
    <w:div w:id="184833755">
      <w:bodyDiv w:val="1"/>
      <w:marLeft w:val="0"/>
      <w:marRight w:val="0"/>
      <w:marTop w:val="0"/>
      <w:marBottom w:val="0"/>
      <w:divBdr>
        <w:top w:val="none" w:sz="0" w:space="0" w:color="auto"/>
        <w:left w:val="none" w:sz="0" w:space="0" w:color="auto"/>
        <w:bottom w:val="none" w:sz="0" w:space="0" w:color="auto"/>
        <w:right w:val="none" w:sz="0" w:space="0" w:color="auto"/>
      </w:divBdr>
    </w:div>
    <w:div w:id="184908531">
      <w:bodyDiv w:val="1"/>
      <w:marLeft w:val="0"/>
      <w:marRight w:val="0"/>
      <w:marTop w:val="0"/>
      <w:marBottom w:val="0"/>
      <w:divBdr>
        <w:top w:val="none" w:sz="0" w:space="0" w:color="auto"/>
        <w:left w:val="none" w:sz="0" w:space="0" w:color="auto"/>
        <w:bottom w:val="none" w:sz="0" w:space="0" w:color="auto"/>
        <w:right w:val="none" w:sz="0" w:space="0" w:color="auto"/>
      </w:divBdr>
    </w:div>
    <w:div w:id="185605992">
      <w:bodyDiv w:val="1"/>
      <w:marLeft w:val="0"/>
      <w:marRight w:val="0"/>
      <w:marTop w:val="0"/>
      <w:marBottom w:val="0"/>
      <w:divBdr>
        <w:top w:val="none" w:sz="0" w:space="0" w:color="auto"/>
        <w:left w:val="none" w:sz="0" w:space="0" w:color="auto"/>
        <w:bottom w:val="none" w:sz="0" w:space="0" w:color="auto"/>
        <w:right w:val="none" w:sz="0" w:space="0" w:color="auto"/>
      </w:divBdr>
    </w:div>
    <w:div w:id="185867843">
      <w:bodyDiv w:val="1"/>
      <w:marLeft w:val="0"/>
      <w:marRight w:val="0"/>
      <w:marTop w:val="0"/>
      <w:marBottom w:val="0"/>
      <w:divBdr>
        <w:top w:val="none" w:sz="0" w:space="0" w:color="auto"/>
        <w:left w:val="none" w:sz="0" w:space="0" w:color="auto"/>
        <w:bottom w:val="none" w:sz="0" w:space="0" w:color="auto"/>
        <w:right w:val="none" w:sz="0" w:space="0" w:color="auto"/>
      </w:divBdr>
    </w:div>
    <w:div w:id="187525915">
      <w:bodyDiv w:val="1"/>
      <w:marLeft w:val="0"/>
      <w:marRight w:val="0"/>
      <w:marTop w:val="0"/>
      <w:marBottom w:val="0"/>
      <w:divBdr>
        <w:top w:val="none" w:sz="0" w:space="0" w:color="auto"/>
        <w:left w:val="none" w:sz="0" w:space="0" w:color="auto"/>
        <w:bottom w:val="none" w:sz="0" w:space="0" w:color="auto"/>
        <w:right w:val="none" w:sz="0" w:space="0" w:color="auto"/>
      </w:divBdr>
    </w:div>
    <w:div w:id="188223434">
      <w:bodyDiv w:val="1"/>
      <w:marLeft w:val="0"/>
      <w:marRight w:val="0"/>
      <w:marTop w:val="0"/>
      <w:marBottom w:val="0"/>
      <w:divBdr>
        <w:top w:val="none" w:sz="0" w:space="0" w:color="auto"/>
        <w:left w:val="none" w:sz="0" w:space="0" w:color="auto"/>
        <w:bottom w:val="none" w:sz="0" w:space="0" w:color="auto"/>
        <w:right w:val="none" w:sz="0" w:space="0" w:color="auto"/>
      </w:divBdr>
    </w:div>
    <w:div w:id="189802252">
      <w:bodyDiv w:val="1"/>
      <w:marLeft w:val="0"/>
      <w:marRight w:val="0"/>
      <w:marTop w:val="0"/>
      <w:marBottom w:val="0"/>
      <w:divBdr>
        <w:top w:val="none" w:sz="0" w:space="0" w:color="auto"/>
        <w:left w:val="none" w:sz="0" w:space="0" w:color="auto"/>
        <w:bottom w:val="none" w:sz="0" w:space="0" w:color="auto"/>
        <w:right w:val="none" w:sz="0" w:space="0" w:color="auto"/>
      </w:divBdr>
    </w:div>
    <w:div w:id="190799990">
      <w:bodyDiv w:val="1"/>
      <w:marLeft w:val="0"/>
      <w:marRight w:val="0"/>
      <w:marTop w:val="0"/>
      <w:marBottom w:val="0"/>
      <w:divBdr>
        <w:top w:val="none" w:sz="0" w:space="0" w:color="auto"/>
        <w:left w:val="none" w:sz="0" w:space="0" w:color="auto"/>
        <w:bottom w:val="none" w:sz="0" w:space="0" w:color="auto"/>
        <w:right w:val="none" w:sz="0" w:space="0" w:color="auto"/>
      </w:divBdr>
    </w:div>
    <w:div w:id="191304936">
      <w:bodyDiv w:val="1"/>
      <w:marLeft w:val="0"/>
      <w:marRight w:val="0"/>
      <w:marTop w:val="0"/>
      <w:marBottom w:val="0"/>
      <w:divBdr>
        <w:top w:val="none" w:sz="0" w:space="0" w:color="auto"/>
        <w:left w:val="none" w:sz="0" w:space="0" w:color="auto"/>
        <w:bottom w:val="none" w:sz="0" w:space="0" w:color="auto"/>
        <w:right w:val="none" w:sz="0" w:space="0" w:color="auto"/>
      </w:divBdr>
    </w:div>
    <w:div w:id="192154838">
      <w:bodyDiv w:val="1"/>
      <w:marLeft w:val="0"/>
      <w:marRight w:val="0"/>
      <w:marTop w:val="0"/>
      <w:marBottom w:val="0"/>
      <w:divBdr>
        <w:top w:val="none" w:sz="0" w:space="0" w:color="auto"/>
        <w:left w:val="none" w:sz="0" w:space="0" w:color="auto"/>
        <w:bottom w:val="none" w:sz="0" w:space="0" w:color="auto"/>
        <w:right w:val="none" w:sz="0" w:space="0" w:color="auto"/>
      </w:divBdr>
    </w:div>
    <w:div w:id="193421411">
      <w:bodyDiv w:val="1"/>
      <w:marLeft w:val="0"/>
      <w:marRight w:val="0"/>
      <w:marTop w:val="0"/>
      <w:marBottom w:val="0"/>
      <w:divBdr>
        <w:top w:val="none" w:sz="0" w:space="0" w:color="auto"/>
        <w:left w:val="none" w:sz="0" w:space="0" w:color="auto"/>
        <w:bottom w:val="none" w:sz="0" w:space="0" w:color="auto"/>
        <w:right w:val="none" w:sz="0" w:space="0" w:color="auto"/>
      </w:divBdr>
    </w:div>
    <w:div w:id="193544853">
      <w:bodyDiv w:val="1"/>
      <w:marLeft w:val="0"/>
      <w:marRight w:val="0"/>
      <w:marTop w:val="0"/>
      <w:marBottom w:val="0"/>
      <w:divBdr>
        <w:top w:val="none" w:sz="0" w:space="0" w:color="auto"/>
        <w:left w:val="none" w:sz="0" w:space="0" w:color="auto"/>
        <w:bottom w:val="none" w:sz="0" w:space="0" w:color="auto"/>
        <w:right w:val="none" w:sz="0" w:space="0" w:color="auto"/>
      </w:divBdr>
    </w:div>
    <w:div w:id="196625537">
      <w:bodyDiv w:val="1"/>
      <w:marLeft w:val="0"/>
      <w:marRight w:val="0"/>
      <w:marTop w:val="0"/>
      <w:marBottom w:val="0"/>
      <w:divBdr>
        <w:top w:val="none" w:sz="0" w:space="0" w:color="auto"/>
        <w:left w:val="none" w:sz="0" w:space="0" w:color="auto"/>
        <w:bottom w:val="none" w:sz="0" w:space="0" w:color="auto"/>
        <w:right w:val="none" w:sz="0" w:space="0" w:color="auto"/>
      </w:divBdr>
    </w:div>
    <w:div w:id="198858124">
      <w:bodyDiv w:val="1"/>
      <w:marLeft w:val="0"/>
      <w:marRight w:val="0"/>
      <w:marTop w:val="0"/>
      <w:marBottom w:val="0"/>
      <w:divBdr>
        <w:top w:val="none" w:sz="0" w:space="0" w:color="auto"/>
        <w:left w:val="none" w:sz="0" w:space="0" w:color="auto"/>
        <w:bottom w:val="none" w:sz="0" w:space="0" w:color="auto"/>
        <w:right w:val="none" w:sz="0" w:space="0" w:color="auto"/>
      </w:divBdr>
    </w:div>
    <w:div w:id="200365196">
      <w:bodyDiv w:val="1"/>
      <w:marLeft w:val="0"/>
      <w:marRight w:val="0"/>
      <w:marTop w:val="0"/>
      <w:marBottom w:val="0"/>
      <w:divBdr>
        <w:top w:val="none" w:sz="0" w:space="0" w:color="auto"/>
        <w:left w:val="none" w:sz="0" w:space="0" w:color="auto"/>
        <w:bottom w:val="none" w:sz="0" w:space="0" w:color="auto"/>
        <w:right w:val="none" w:sz="0" w:space="0" w:color="auto"/>
      </w:divBdr>
    </w:div>
    <w:div w:id="200872869">
      <w:bodyDiv w:val="1"/>
      <w:marLeft w:val="0"/>
      <w:marRight w:val="0"/>
      <w:marTop w:val="0"/>
      <w:marBottom w:val="0"/>
      <w:divBdr>
        <w:top w:val="none" w:sz="0" w:space="0" w:color="auto"/>
        <w:left w:val="none" w:sz="0" w:space="0" w:color="auto"/>
        <w:bottom w:val="none" w:sz="0" w:space="0" w:color="auto"/>
        <w:right w:val="none" w:sz="0" w:space="0" w:color="auto"/>
      </w:divBdr>
    </w:div>
    <w:div w:id="201213330">
      <w:bodyDiv w:val="1"/>
      <w:marLeft w:val="0"/>
      <w:marRight w:val="0"/>
      <w:marTop w:val="0"/>
      <w:marBottom w:val="0"/>
      <w:divBdr>
        <w:top w:val="none" w:sz="0" w:space="0" w:color="auto"/>
        <w:left w:val="none" w:sz="0" w:space="0" w:color="auto"/>
        <w:bottom w:val="none" w:sz="0" w:space="0" w:color="auto"/>
        <w:right w:val="none" w:sz="0" w:space="0" w:color="auto"/>
      </w:divBdr>
    </w:div>
    <w:div w:id="201943815">
      <w:bodyDiv w:val="1"/>
      <w:marLeft w:val="0"/>
      <w:marRight w:val="0"/>
      <w:marTop w:val="0"/>
      <w:marBottom w:val="0"/>
      <w:divBdr>
        <w:top w:val="none" w:sz="0" w:space="0" w:color="auto"/>
        <w:left w:val="none" w:sz="0" w:space="0" w:color="auto"/>
        <w:bottom w:val="none" w:sz="0" w:space="0" w:color="auto"/>
        <w:right w:val="none" w:sz="0" w:space="0" w:color="auto"/>
      </w:divBdr>
    </w:div>
    <w:div w:id="202249660">
      <w:bodyDiv w:val="1"/>
      <w:marLeft w:val="0"/>
      <w:marRight w:val="0"/>
      <w:marTop w:val="0"/>
      <w:marBottom w:val="0"/>
      <w:divBdr>
        <w:top w:val="none" w:sz="0" w:space="0" w:color="auto"/>
        <w:left w:val="none" w:sz="0" w:space="0" w:color="auto"/>
        <w:bottom w:val="none" w:sz="0" w:space="0" w:color="auto"/>
        <w:right w:val="none" w:sz="0" w:space="0" w:color="auto"/>
      </w:divBdr>
    </w:div>
    <w:div w:id="202333273">
      <w:bodyDiv w:val="1"/>
      <w:marLeft w:val="0"/>
      <w:marRight w:val="0"/>
      <w:marTop w:val="0"/>
      <w:marBottom w:val="0"/>
      <w:divBdr>
        <w:top w:val="none" w:sz="0" w:space="0" w:color="auto"/>
        <w:left w:val="none" w:sz="0" w:space="0" w:color="auto"/>
        <w:bottom w:val="none" w:sz="0" w:space="0" w:color="auto"/>
        <w:right w:val="none" w:sz="0" w:space="0" w:color="auto"/>
      </w:divBdr>
    </w:div>
    <w:div w:id="202518034">
      <w:bodyDiv w:val="1"/>
      <w:marLeft w:val="0"/>
      <w:marRight w:val="0"/>
      <w:marTop w:val="0"/>
      <w:marBottom w:val="0"/>
      <w:divBdr>
        <w:top w:val="none" w:sz="0" w:space="0" w:color="auto"/>
        <w:left w:val="none" w:sz="0" w:space="0" w:color="auto"/>
        <w:bottom w:val="none" w:sz="0" w:space="0" w:color="auto"/>
        <w:right w:val="none" w:sz="0" w:space="0" w:color="auto"/>
      </w:divBdr>
    </w:div>
    <w:div w:id="202596786">
      <w:bodyDiv w:val="1"/>
      <w:marLeft w:val="0"/>
      <w:marRight w:val="0"/>
      <w:marTop w:val="0"/>
      <w:marBottom w:val="0"/>
      <w:divBdr>
        <w:top w:val="none" w:sz="0" w:space="0" w:color="auto"/>
        <w:left w:val="none" w:sz="0" w:space="0" w:color="auto"/>
        <w:bottom w:val="none" w:sz="0" w:space="0" w:color="auto"/>
        <w:right w:val="none" w:sz="0" w:space="0" w:color="auto"/>
      </w:divBdr>
    </w:div>
    <w:div w:id="205721674">
      <w:bodyDiv w:val="1"/>
      <w:marLeft w:val="0"/>
      <w:marRight w:val="0"/>
      <w:marTop w:val="0"/>
      <w:marBottom w:val="0"/>
      <w:divBdr>
        <w:top w:val="none" w:sz="0" w:space="0" w:color="auto"/>
        <w:left w:val="none" w:sz="0" w:space="0" w:color="auto"/>
        <w:bottom w:val="none" w:sz="0" w:space="0" w:color="auto"/>
        <w:right w:val="none" w:sz="0" w:space="0" w:color="auto"/>
      </w:divBdr>
    </w:div>
    <w:div w:id="205876763">
      <w:bodyDiv w:val="1"/>
      <w:marLeft w:val="0"/>
      <w:marRight w:val="0"/>
      <w:marTop w:val="0"/>
      <w:marBottom w:val="0"/>
      <w:divBdr>
        <w:top w:val="none" w:sz="0" w:space="0" w:color="auto"/>
        <w:left w:val="none" w:sz="0" w:space="0" w:color="auto"/>
        <w:bottom w:val="none" w:sz="0" w:space="0" w:color="auto"/>
        <w:right w:val="none" w:sz="0" w:space="0" w:color="auto"/>
      </w:divBdr>
    </w:div>
    <w:div w:id="205992290">
      <w:bodyDiv w:val="1"/>
      <w:marLeft w:val="0"/>
      <w:marRight w:val="0"/>
      <w:marTop w:val="0"/>
      <w:marBottom w:val="0"/>
      <w:divBdr>
        <w:top w:val="none" w:sz="0" w:space="0" w:color="auto"/>
        <w:left w:val="none" w:sz="0" w:space="0" w:color="auto"/>
        <w:bottom w:val="none" w:sz="0" w:space="0" w:color="auto"/>
        <w:right w:val="none" w:sz="0" w:space="0" w:color="auto"/>
      </w:divBdr>
    </w:div>
    <w:div w:id="206988488">
      <w:bodyDiv w:val="1"/>
      <w:marLeft w:val="0"/>
      <w:marRight w:val="0"/>
      <w:marTop w:val="0"/>
      <w:marBottom w:val="0"/>
      <w:divBdr>
        <w:top w:val="none" w:sz="0" w:space="0" w:color="auto"/>
        <w:left w:val="none" w:sz="0" w:space="0" w:color="auto"/>
        <w:bottom w:val="none" w:sz="0" w:space="0" w:color="auto"/>
        <w:right w:val="none" w:sz="0" w:space="0" w:color="auto"/>
      </w:divBdr>
    </w:div>
    <w:div w:id="207300974">
      <w:bodyDiv w:val="1"/>
      <w:marLeft w:val="0"/>
      <w:marRight w:val="0"/>
      <w:marTop w:val="0"/>
      <w:marBottom w:val="0"/>
      <w:divBdr>
        <w:top w:val="none" w:sz="0" w:space="0" w:color="auto"/>
        <w:left w:val="none" w:sz="0" w:space="0" w:color="auto"/>
        <w:bottom w:val="none" w:sz="0" w:space="0" w:color="auto"/>
        <w:right w:val="none" w:sz="0" w:space="0" w:color="auto"/>
      </w:divBdr>
    </w:div>
    <w:div w:id="207912370">
      <w:bodyDiv w:val="1"/>
      <w:marLeft w:val="0"/>
      <w:marRight w:val="0"/>
      <w:marTop w:val="0"/>
      <w:marBottom w:val="0"/>
      <w:divBdr>
        <w:top w:val="none" w:sz="0" w:space="0" w:color="auto"/>
        <w:left w:val="none" w:sz="0" w:space="0" w:color="auto"/>
        <w:bottom w:val="none" w:sz="0" w:space="0" w:color="auto"/>
        <w:right w:val="none" w:sz="0" w:space="0" w:color="auto"/>
      </w:divBdr>
    </w:div>
    <w:div w:id="210774359">
      <w:bodyDiv w:val="1"/>
      <w:marLeft w:val="0"/>
      <w:marRight w:val="0"/>
      <w:marTop w:val="0"/>
      <w:marBottom w:val="0"/>
      <w:divBdr>
        <w:top w:val="none" w:sz="0" w:space="0" w:color="auto"/>
        <w:left w:val="none" w:sz="0" w:space="0" w:color="auto"/>
        <w:bottom w:val="none" w:sz="0" w:space="0" w:color="auto"/>
        <w:right w:val="none" w:sz="0" w:space="0" w:color="auto"/>
      </w:divBdr>
      <w:divsChild>
        <w:div w:id="1180656007">
          <w:marLeft w:val="480"/>
          <w:marRight w:val="0"/>
          <w:marTop w:val="0"/>
          <w:marBottom w:val="0"/>
          <w:divBdr>
            <w:top w:val="none" w:sz="0" w:space="0" w:color="auto"/>
            <w:left w:val="none" w:sz="0" w:space="0" w:color="auto"/>
            <w:bottom w:val="none" w:sz="0" w:space="0" w:color="auto"/>
            <w:right w:val="none" w:sz="0" w:space="0" w:color="auto"/>
          </w:divBdr>
        </w:div>
        <w:div w:id="257560516">
          <w:marLeft w:val="480"/>
          <w:marRight w:val="0"/>
          <w:marTop w:val="0"/>
          <w:marBottom w:val="0"/>
          <w:divBdr>
            <w:top w:val="none" w:sz="0" w:space="0" w:color="auto"/>
            <w:left w:val="none" w:sz="0" w:space="0" w:color="auto"/>
            <w:bottom w:val="none" w:sz="0" w:space="0" w:color="auto"/>
            <w:right w:val="none" w:sz="0" w:space="0" w:color="auto"/>
          </w:divBdr>
        </w:div>
        <w:div w:id="1360281588">
          <w:marLeft w:val="480"/>
          <w:marRight w:val="0"/>
          <w:marTop w:val="0"/>
          <w:marBottom w:val="0"/>
          <w:divBdr>
            <w:top w:val="none" w:sz="0" w:space="0" w:color="auto"/>
            <w:left w:val="none" w:sz="0" w:space="0" w:color="auto"/>
            <w:bottom w:val="none" w:sz="0" w:space="0" w:color="auto"/>
            <w:right w:val="none" w:sz="0" w:space="0" w:color="auto"/>
          </w:divBdr>
        </w:div>
        <w:div w:id="113839849">
          <w:marLeft w:val="480"/>
          <w:marRight w:val="0"/>
          <w:marTop w:val="0"/>
          <w:marBottom w:val="0"/>
          <w:divBdr>
            <w:top w:val="none" w:sz="0" w:space="0" w:color="auto"/>
            <w:left w:val="none" w:sz="0" w:space="0" w:color="auto"/>
            <w:bottom w:val="none" w:sz="0" w:space="0" w:color="auto"/>
            <w:right w:val="none" w:sz="0" w:space="0" w:color="auto"/>
          </w:divBdr>
        </w:div>
        <w:div w:id="2068260705">
          <w:marLeft w:val="480"/>
          <w:marRight w:val="0"/>
          <w:marTop w:val="0"/>
          <w:marBottom w:val="0"/>
          <w:divBdr>
            <w:top w:val="none" w:sz="0" w:space="0" w:color="auto"/>
            <w:left w:val="none" w:sz="0" w:space="0" w:color="auto"/>
            <w:bottom w:val="none" w:sz="0" w:space="0" w:color="auto"/>
            <w:right w:val="none" w:sz="0" w:space="0" w:color="auto"/>
          </w:divBdr>
        </w:div>
        <w:div w:id="1127160026">
          <w:marLeft w:val="480"/>
          <w:marRight w:val="0"/>
          <w:marTop w:val="0"/>
          <w:marBottom w:val="0"/>
          <w:divBdr>
            <w:top w:val="none" w:sz="0" w:space="0" w:color="auto"/>
            <w:left w:val="none" w:sz="0" w:space="0" w:color="auto"/>
            <w:bottom w:val="none" w:sz="0" w:space="0" w:color="auto"/>
            <w:right w:val="none" w:sz="0" w:space="0" w:color="auto"/>
          </w:divBdr>
        </w:div>
        <w:div w:id="1780102034">
          <w:marLeft w:val="480"/>
          <w:marRight w:val="0"/>
          <w:marTop w:val="0"/>
          <w:marBottom w:val="0"/>
          <w:divBdr>
            <w:top w:val="none" w:sz="0" w:space="0" w:color="auto"/>
            <w:left w:val="none" w:sz="0" w:space="0" w:color="auto"/>
            <w:bottom w:val="none" w:sz="0" w:space="0" w:color="auto"/>
            <w:right w:val="none" w:sz="0" w:space="0" w:color="auto"/>
          </w:divBdr>
        </w:div>
        <w:div w:id="285282865">
          <w:marLeft w:val="480"/>
          <w:marRight w:val="0"/>
          <w:marTop w:val="0"/>
          <w:marBottom w:val="0"/>
          <w:divBdr>
            <w:top w:val="none" w:sz="0" w:space="0" w:color="auto"/>
            <w:left w:val="none" w:sz="0" w:space="0" w:color="auto"/>
            <w:bottom w:val="none" w:sz="0" w:space="0" w:color="auto"/>
            <w:right w:val="none" w:sz="0" w:space="0" w:color="auto"/>
          </w:divBdr>
        </w:div>
        <w:div w:id="1938824521">
          <w:marLeft w:val="480"/>
          <w:marRight w:val="0"/>
          <w:marTop w:val="0"/>
          <w:marBottom w:val="0"/>
          <w:divBdr>
            <w:top w:val="none" w:sz="0" w:space="0" w:color="auto"/>
            <w:left w:val="none" w:sz="0" w:space="0" w:color="auto"/>
            <w:bottom w:val="none" w:sz="0" w:space="0" w:color="auto"/>
            <w:right w:val="none" w:sz="0" w:space="0" w:color="auto"/>
          </w:divBdr>
        </w:div>
        <w:div w:id="202637811">
          <w:marLeft w:val="480"/>
          <w:marRight w:val="0"/>
          <w:marTop w:val="0"/>
          <w:marBottom w:val="0"/>
          <w:divBdr>
            <w:top w:val="none" w:sz="0" w:space="0" w:color="auto"/>
            <w:left w:val="none" w:sz="0" w:space="0" w:color="auto"/>
            <w:bottom w:val="none" w:sz="0" w:space="0" w:color="auto"/>
            <w:right w:val="none" w:sz="0" w:space="0" w:color="auto"/>
          </w:divBdr>
        </w:div>
        <w:div w:id="1265652435">
          <w:marLeft w:val="480"/>
          <w:marRight w:val="0"/>
          <w:marTop w:val="0"/>
          <w:marBottom w:val="0"/>
          <w:divBdr>
            <w:top w:val="none" w:sz="0" w:space="0" w:color="auto"/>
            <w:left w:val="none" w:sz="0" w:space="0" w:color="auto"/>
            <w:bottom w:val="none" w:sz="0" w:space="0" w:color="auto"/>
            <w:right w:val="none" w:sz="0" w:space="0" w:color="auto"/>
          </w:divBdr>
        </w:div>
        <w:div w:id="404425538">
          <w:marLeft w:val="480"/>
          <w:marRight w:val="0"/>
          <w:marTop w:val="0"/>
          <w:marBottom w:val="0"/>
          <w:divBdr>
            <w:top w:val="none" w:sz="0" w:space="0" w:color="auto"/>
            <w:left w:val="none" w:sz="0" w:space="0" w:color="auto"/>
            <w:bottom w:val="none" w:sz="0" w:space="0" w:color="auto"/>
            <w:right w:val="none" w:sz="0" w:space="0" w:color="auto"/>
          </w:divBdr>
        </w:div>
        <w:div w:id="2028632810">
          <w:marLeft w:val="480"/>
          <w:marRight w:val="0"/>
          <w:marTop w:val="0"/>
          <w:marBottom w:val="0"/>
          <w:divBdr>
            <w:top w:val="none" w:sz="0" w:space="0" w:color="auto"/>
            <w:left w:val="none" w:sz="0" w:space="0" w:color="auto"/>
            <w:bottom w:val="none" w:sz="0" w:space="0" w:color="auto"/>
            <w:right w:val="none" w:sz="0" w:space="0" w:color="auto"/>
          </w:divBdr>
        </w:div>
        <w:div w:id="191192516">
          <w:marLeft w:val="480"/>
          <w:marRight w:val="0"/>
          <w:marTop w:val="0"/>
          <w:marBottom w:val="0"/>
          <w:divBdr>
            <w:top w:val="none" w:sz="0" w:space="0" w:color="auto"/>
            <w:left w:val="none" w:sz="0" w:space="0" w:color="auto"/>
            <w:bottom w:val="none" w:sz="0" w:space="0" w:color="auto"/>
            <w:right w:val="none" w:sz="0" w:space="0" w:color="auto"/>
          </w:divBdr>
        </w:div>
        <w:div w:id="1179389856">
          <w:marLeft w:val="480"/>
          <w:marRight w:val="0"/>
          <w:marTop w:val="0"/>
          <w:marBottom w:val="0"/>
          <w:divBdr>
            <w:top w:val="none" w:sz="0" w:space="0" w:color="auto"/>
            <w:left w:val="none" w:sz="0" w:space="0" w:color="auto"/>
            <w:bottom w:val="none" w:sz="0" w:space="0" w:color="auto"/>
            <w:right w:val="none" w:sz="0" w:space="0" w:color="auto"/>
          </w:divBdr>
        </w:div>
      </w:divsChild>
    </w:div>
    <w:div w:id="211621947">
      <w:bodyDiv w:val="1"/>
      <w:marLeft w:val="0"/>
      <w:marRight w:val="0"/>
      <w:marTop w:val="0"/>
      <w:marBottom w:val="0"/>
      <w:divBdr>
        <w:top w:val="none" w:sz="0" w:space="0" w:color="auto"/>
        <w:left w:val="none" w:sz="0" w:space="0" w:color="auto"/>
        <w:bottom w:val="none" w:sz="0" w:space="0" w:color="auto"/>
        <w:right w:val="none" w:sz="0" w:space="0" w:color="auto"/>
      </w:divBdr>
    </w:div>
    <w:div w:id="213931015">
      <w:bodyDiv w:val="1"/>
      <w:marLeft w:val="0"/>
      <w:marRight w:val="0"/>
      <w:marTop w:val="0"/>
      <w:marBottom w:val="0"/>
      <w:divBdr>
        <w:top w:val="none" w:sz="0" w:space="0" w:color="auto"/>
        <w:left w:val="none" w:sz="0" w:space="0" w:color="auto"/>
        <w:bottom w:val="none" w:sz="0" w:space="0" w:color="auto"/>
        <w:right w:val="none" w:sz="0" w:space="0" w:color="auto"/>
      </w:divBdr>
    </w:div>
    <w:div w:id="220598991">
      <w:bodyDiv w:val="1"/>
      <w:marLeft w:val="0"/>
      <w:marRight w:val="0"/>
      <w:marTop w:val="0"/>
      <w:marBottom w:val="0"/>
      <w:divBdr>
        <w:top w:val="none" w:sz="0" w:space="0" w:color="auto"/>
        <w:left w:val="none" w:sz="0" w:space="0" w:color="auto"/>
        <w:bottom w:val="none" w:sz="0" w:space="0" w:color="auto"/>
        <w:right w:val="none" w:sz="0" w:space="0" w:color="auto"/>
      </w:divBdr>
    </w:div>
    <w:div w:id="220680503">
      <w:bodyDiv w:val="1"/>
      <w:marLeft w:val="0"/>
      <w:marRight w:val="0"/>
      <w:marTop w:val="0"/>
      <w:marBottom w:val="0"/>
      <w:divBdr>
        <w:top w:val="none" w:sz="0" w:space="0" w:color="auto"/>
        <w:left w:val="none" w:sz="0" w:space="0" w:color="auto"/>
        <w:bottom w:val="none" w:sz="0" w:space="0" w:color="auto"/>
        <w:right w:val="none" w:sz="0" w:space="0" w:color="auto"/>
      </w:divBdr>
    </w:div>
    <w:div w:id="223378156">
      <w:bodyDiv w:val="1"/>
      <w:marLeft w:val="0"/>
      <w:marRight w:val="0"/>
      <w:marTop w:val="0"/>
      <w:marBottom w:val="0"/>
      <w:divBdr>
        <w:top w:val="none" w:sz="0" w:space="0" w:color="auto"/>
        <w:left w:val="none" w:sz="0" w:space="0" w:color="auto"/>
        <w:bottom w:val="none" w:sz="0" w:space="0" w:color="auto"/>
        <w:right w:val="none" w:sz="0" w:space="0" w:color="auto"/>
      </w:divBdr>
    </w:div>
    <w:div w:id="225575496">
      <w:bodyDiv w:val="1"/>
      <w:marLeft w:val="0"/>
      <w:marRight w:val="0"/>
      <w:marTop w:val="0"/>
      <w:marBottom w:val="0"/>
      <w:divBdr>
        <w:top w:val="none" w:sz="0" w:space="0" w:color="auto"/>
        <w:left w:val="none" w:sz="0" w:space="0" w:color="auto"/>
        <w:bottom w:val="none" w:sz="0" w:space="0" w:color="auto"/>
        <w:right w:val="none" w:sz="0" w:space="0" w:color="auto"/>
      </w:divBdr>
    </w:div>
    <w:div w:id="226494217">
      <w:bodyDiv w:val="1"/>
      <w:marLeft w:val="0"/>
      <w:marRight w:val="0"/>
      <w:marTop w:val="0"/>
      <w:marBottom w:val="0"/>
      <w:divBdr>
        <w:top w:val="none" w:sz="0" w:space="0" w:color="auto"/>
        <w:left w:val="none" w:sz="0" w:space="0" w:color="auto"/>
        <w:bottom w:val="none" w:sz="0" w:space="0" w:color="auto"/>
        <w:right w:val="none" w:sz="0" w:space="0" w:color="auto"/>
      </w:divBdr>
    </w:div>
    <w:div w:id="231818502">
      <w:bodyDiv w:val="1"/>
      <w:marLeft w:val="0"/>
      <w:marRight w:val="0"/>
      <w:marTop w:val="0"/>
      <w:marBottom w:val="0"/>
      <w:divBdr>
        <w:top w:val="none" w:sz="0" w:space="0" w:color="auto"/>
        <w:left w:val="none" w:sz="0" w:space="0" w:color="auto"/>
        <w:bottom w:val="none" w:sz="0" w:space="0" w:color="auto"/>
        <w:right w:val="none" w:sz="0" w:space="0" w:color="auto"/>
      </w:divBdr>
    </w:div>
    <w:div w:id="232011370">
      <w:bodyDiv w:val="1"/>
      <w:marLeft w:val="0"/>
      <w:marRight w:val="0"/>
      <w:marTop w:val="0"/>
      <w:marBottom w:val="0"/>
      <w:divBdr>
        <w:top w:val="none" w:sz="0" w:space="0" w:color="auto"/>
        <w:left w:val="none" w:sz="0" w:space="0" w:color="auto"/>
        <w:bottom w:val="none" w:sz="0" w:space="0" w:color="auto"/>
        <w:right w:val="none" w:sz="0" w:space="0" w:color="auto"/>
      </w:divBdr>
    </w:div>
    <w:div w:id="236520407">
      <w:bodyDiv w:val="1"/>
      <w:marLeft w:val="0"/>
      <w:marRight w:val="0"/>
      <w:marTop w:val="0"/>
      <w:marBottom w:val="0"/>
      <w:divBdr>
        <w:top w:val="none" w:sz="0" w:space="0" w:color="auto"/>
        <w:left w:val="none" w:sz="0" w:space="0" w:color="auto"/>
        <w:bottom w:val="none" w:sz="0" w:space="0" w:color="auto"/>
        <w:right w:val="none" w:sz="0" w:space="0" w:color="auto"/>
      </w:divBdr>
    </w:div>
    <w:div w:id="236940501">
      <w:bodyDiv w:val="1"/>
      <w:marLeft w:val="0"/>
      <w:marRight w:val="0"/>
      <w:marTop w:val="0"/>
      <w:marBottom w:val="0"/>
      <w:divBdr>
        <w:top w:val="none" w:sz="0" w:space="0" w:color="auto"/>
        <w:left w:val="none" w:sz="0" w:space="0" w:color="auto"/>
        <w:bottom w:val="none" w:sz="0" w:space="0" w:color="auto"/>
        <w:right w:val="none" w:sz="0" w:space="0" w:color="auto"/>
      </w:divBdr>
    </w:div>
    <w:div w:id="241255902">
      <w:bodyDiv w:val="1"/>
      <w:marLeft w:val="0"/>
      <w:marRight w:val="0"/>
      <w:marTop w:val="0"/>
      <w:marBottom w:val="0"/>
      <w:divBdr>
        <w:top w:val="none" w:sz="0" w:space="0" w:color="auto"/>
        <w:left w:val="none" w:sz="0" w:space="0" w:color="auto"/>
        <w:bottom w:val="none" w:sz="0" w:space="0" w:color="auto"/>
        <w:right w:val="none" w:sz="0" w:space="0" w:color="auto"/>
      </w:divBdr>
    </w:div>
    <w:div w:id="243689363">
      <w:bodyDiv w:val="1"/>
      <w:marLeft w:val="0"/>
      <w:marRight w:val="0"/>
      <w:marTop w:val="0"/>
      <w:marBottom w:val="0"/>
      <w:divBdr>
        <w:top w:val="none" w:sz="0" w:space="0" w:color="auto"/>
        <w:left w:val="none" w:sz="0" w:space="0" w:color="auto"/>
        <w:bottom w:val="none" w:sz="0" w:space="0" w:color="auto"/>
        <w:right w:val="none" w:sz="0" w:space="0" w:color="auto"/>
      </w:divBdr>
    </w:div>
    <w:div w:id="252402235">
      <w:bodyDiv w:val="1"/>
      <w:marLeft w:val="0"/>
      <w:marRight w:val="0"/>
      <w:marTop w:val="0"/>
      <w:marBottom w:val="0"/>
      <w:divBdr>
        <w:top w:val="none" w:sz="0" w:space="0" w:color="auto"/>
        <w:left w:val="none" w:sz="0" w:space="0" w:color="auto"/>
        <w:bottom w:val="none" w:sz="0" w:space="0" w:color="auto"/>
        <w:right w:val="none" w:sz="0" w:space="0" w:color="auto"/>
      </w:divBdr>
    </w:div>
    <w:div w:id="253247554">
      <w:bodyDiv w:val="1"/>
      <w:marLeft w:val="0"/>
      <w:marRight w:val="0"/>
      <w:marTop w:val="0"/>
      <w:marBottom w:val="0"/>
      <w:divBdr>
        <w:top w:val="none" w:sz="0" w:space="0" w:color="auto"/>
        <w:left w:val="none" w:sz="0" w:space="0" w:color="auto"/>
        <w:bottom w:val="none" w:sz="0" w:space="0" w:color="auto"/>
        <w:right w:val="none" w:sz="0" w:space="0" w:color="auto"/>
      </w:divBdr>
      <w:divsChild>
        <w:div w:id="665402155">
          <w:marLeft w:val="480"/>
          <w:marRight w:val="0"/>
          <w:marTop w:val="0"/>
          <w:marBottom w:val="0"/>
          <w:divBdr>
            <w:top w:val="none" w:sz="0" w:space="0" w:color="auto"/>
            <w:left w:val="none" w:sz="0" w:space="0" w:color="auto"/>
            <w:bottom w:val="none" w:sz="0" w:space="0" w:color="auto"/>
            <w:right w:val="none" w:sz="0" w:space="0" w:color="auto"/>
          </w:divBdr>
        </w:div>
        <w:div w:id="183715164">
          <w:marLeft w:val="480"/>
          <w:marRight w:val="0"/>
          <w:marTop w:val="0"/>
          <w:marBottom w:val="0"/>
          <w:divBdr>
            <w:top w:val="none" w:sz="0" w:space="0" w:color="auto"/>
            <w:left w:val="none" w:sz="0" w:space="0" w:color="auto"/>
            <w:bottom w:val="none" w:sz="0" w:space="0" w:color="auto"/>
            <w:right w:val="none" w:sz="0" w:space="0" w:color="auto"/>
          </w:divBdr>
        </w:div>
        <w:div w:id="76947657">
          <w:marLeft w:val="480"/>
          <w:marRight w:val="0"/>
          <w:marTop w:val="0"/>
          <w:marBottom w:val="0"/>
          <w:divBdr>
            <w:top w:val="none" w:sz="0" w:space="0" w:color="auto"/>
            <w:left w:val="none" w:sz="0" w:space="0" w:color="auto"/>
            <w:bottom w:val="none" w:sz="0" w:space="0" w:color="auto"/>
            <w:right w:val="none" w:sz="0" w:space="0" w:color="auto"/>
          </w:divBdr>
        </w:div>
        <w:div w:id="1473325864">
          <w:marLeft w:val="480"/>
          <w:marRight w:val="0"/>
          <w:marTop w:val="0"/>
          <w:marBottom w:val="0"/>
          <w:divBdr>
            <w:top w:val="none" w:sz="0" w:space="0" w:color="auto"/>
            <w:left w:val="none" w:sz="0" w:space="0" w:color="auto"/>
            <w:bottom w:val="none" w:sz="0" w:space="0" w:color="auto"/>
            <w:right w:val="none" w:sz="0" w:space="0" w:color="auto"/>
          </w:divBdr>
        </w:div>
        <w:div w:id="903835439">
          <w:marLeft w:val="480"/>
          <w:marRight w:val="0"/>
          <w:marTop w:val="0"/>
          <w:marBottom w:val="0"/>
          <w:divBdr>
            <w:top w:val="none" w:sz="0" w:space="0" w:color="auto"/>
            <w:left w:val="none" w:sz="0" w:space="0" w:color="auto"/>
            <w:bottom w:val="none" w:sz="0" w:space="0" w:color="auto"/>
            <w:right w:val="none" w:sz="0" w:space="0" w:color="auto"/>
          </w:divBdr>
        </w:div>
        <w:div w:id="141121100">
          <w:marLeft w:val="480"/>
          <w:marRight w:val="0"/>
          <w:marTop w:val="0"/>
          <w:marBottom w:val="0"/>
          <w:divBdr>
            <w:top w:val="none" w:sz="0" w:space="0" w:color="auto"/>
            <w:left w:val="none" w:sz="0" w:space="0" w:color="auto"/>
            <w:bottom w:val="none" w:sz="0" w:space="0" w:color="auto"/>
            <w:right w:val="none" w:sz="0" w:space="0" w:color="auto"/>
          </w:divBdr>
        </w:div>
        <w:div w:id="1181235023">
          <w:marLeft w:val="480"/>
          <w:marRight w:val="0"/>
          <w:marTop w:val="0"/>
          <w:marBottom w:val="0"/>
          <w:divBdr>
            <w:top w:val="none" w:sz="0" w:space="0" w:color="auto"/>
            <w:left w:val="none" w:sz="0" w:space="0" w:color="auto"/>
            <w:bottom w:val="none" w:sz="0" w:space="0" w:color="auto"/>
            <w:right w:val="none" w:sz="0" w:space="0" w:color="auto"/>
          </w:divBdr>
        </w:div>
        <w:div w:id="1681815861">
          <w:marLeft w:val="480"/>
          <w:marRight w:val="0"/>
          <w:marTop w:val="0"/>
          <w:marBottom w:val="0"/>
          <w:divBdr>
            <w:top w:val="none" w:sz="0" w:space="0" w:color="auto"/>
            <w:left w:val="none" w:sz="0" w:space="0" w:color="auto"/>
            <w:bottom w:val="none" w:sz="0" w:space="0" w:color="auto"/>
            <w:right w:val="none" w:sz="0" w:space="0" w:color="auto"/>
          </w:divBdr>
        </w:div>
        <w:div w:id="242423143">
          <w:marLeft w:val="480"/>
          <w:marRight w:val="0"/>
          <w:marTop w:val="0"/>
          <w:marBottom w:val="0"/>
          <w:divBdr>
            <w:top w:val="none" w:sz="0" w:space="0" w:color="auto"/>
            <w:left w:val="none" w:sz="0" w:space="0" w:color="auto"/>
            <w:bottom w:val="none" w:sz="0" w:space="0" w:color="auto"/>
            <w:right w:val="none" w:sz="0" w:space="0" w:color="auto"/>
          </w:divBdr>
        </w:div>
        <w:div w:id="689839575">
          <w:marLeft w:val="480"/>
          <w:marRight w:val="0"/>
          <w:marTop w:val="0"/>
          <w:marBottom w:val="0"/>
          <w:divBdr>
            <w:top w:val="none" w:sz="0" w:space="0" w:color="auto"/>
            <w:left w:val="none" w:sz="0" w:space="0" w:color="auto"/>
            <w:bottom w:val="none" w:sz="0" w:space="0" w:color="auto"/>
            <w:right w:val="none" w:sz="0" w:space="0" w:color="auto"/>
          </w:divBdr>
        </w:div>
        <w:div w:id="1479958322">
          <w:marLeft w:val="480"/>
          <w:marRight w:val="0"/>
          <w:marTop w:val="0"/>
          <w:marBottom w:val="0"/>
          <w:divBdr>
            <w:top w:val="none" w:sz="0" w:space="0" w:color="auto"/>
            <w:left w:val="none" w:sz="0" w:space="0" w:color="auto"/>
            <w:bottom w:val="none" w:sz="0" w:space="0" w:color="auto"/>
            <w:right w:val="none" w:sz="0" w:space="0" w:color="auto"/>
          </w:divBdr>
        </w:div>
        <w:div w:id="396054885">
          <w:marLeft w:val="480"/>
          <w:marRight w:val="0"/>
          <w:marTop w:val="0"/>
          <w:marBottom w:val="0"/>
          <w:divBdr>
            <w:top w:val="none" w:sz="0" w:space="0" w:color="auto"/>
            <w:left w:val="none" w:sz="0" w:space="0" w:color="auto"/>
            <w:bottom w:val="none" w:sz="0" w:space="0" w:color="auto"/>
            <w:right w:val="none" w:sz="0" w:space="0" w:color="auto"/>
          </w:divBdr>
        </w:div>
        <w:div w:id="669455321">
          <w:marLeft w:val="480"/>
          <w:marRight w:val="0"/>
          <w:marTop w:val="0"/>
          <w:marBottom w:val="0"/>
          <w:divBdr>
            <w:top w:val="none" w:sz="0" w:space="0" w:color="auto"/>
            <w:left w:val="none" w:sz="0" w:space="0" w:color="auto"/>
            <w:bottom w:val="none" w:sz="0" w:space="0" w:color="auto"/>
            <w:right w:val="none" w:sz="0" w:space="0" w:color="auto"/>
          </w:divBdr>
        </w:div>
        <w:div w:id="200634890">
          <w:marLeft w:val="480"/>
          <w:marRight w:val="0"/>
          <w:marTop w:val="0"/>
          <w:marBottom w:val="0"/>
          <w:divBdr>
            <w:top w:val="none" w:sz="0" w:space="0" w:color="auto"/>
            <w:left w:val="none" w:sz="0" w:space="0" w:color="auto"/>
            <w:bottom w:val="none" w:sz="0" w:space="0" w:color="auto"/>
            <w:right w:val="none" w:sz="0" w:space="0" w:color="auto"/>
          </w:divBdr>
        </w:div>
        <w:div w:id="519975649">
          <w:marLeft w:val="480"/>
          <w:marRight w:val="0"/>
          <w:marTop w:val="0"/>
          <w:marBottom w:val="0"/>
          <w:divBdr>
            <w:top w:val="none" w:sz="0" w:space="0" w:color="auto"/>
            <w:left w:val="none" w:sz="0" w:space="0" w:color="auto"/>
            <w:bottom w:val="none" w:sz="0" w:space="0" w:color="auto"/>
            <w:right w:val="none" w:sz="0" w:space="0" w:color="auto"/>
          </w:divBdr>
        </w:div>
        <w:div w:id="2029090414">
          <w:marLeft w:val="480"/>
          <w:marRight w:val="0"/>
          <w:marTop w:val="0"/>
          <w:marBottom w:val="0"/>
          <w:divBdr>
            <w:top w:val="none" w:sz="0" w:space="0" w:color="auto"/>
            <w:left w:val="none" w:sz="0" w:space="0" w:color="auto"/>
            <w:bottom w:val="none" w:sz="0" w:space="0" w:color="auto"/>
            <w:right w:val="none" w:sz="0" w:space="0" w:color="auto"/>
          </w:divBdr>
        </w:div>
        <w:div w:id="2054034040">
          <w:marLeft w:val="480"/>
          <w:marRight w:val="0"/>
          <w:marTop w:val="0"/>
          <w:marBottom w:val="0"/>
          <w:divBdr>
            <w:top w:val="none" w:sz="0" w:space="0" w:color="auto"/>
            <w:left w:val="none" w:sz="0" w:space="0" w:color="auto"/>
            <w:bottom w:val="none" w:sz="0" w:space="0" w:color="auto"/>
            <w:right w:val="none" w:sz="0" w:space="0" w:color="auto"/>
          </w:divBdr>
        </w:div>
      </w:divsChild>
    </w:div>
    <w:div w:id="257060301">
      <w:bodyDiv w:val="1"/>
      <w:marLeft w:val="0"/>
      <w:marRight w:val="0"/>
      <w:marTop w:val="0"/>
      <w:marBottom w:val="0"/>
      <w:divBdr>
        <w:top w:val="none" w:sz="0" w:space="0" w:color="auto"/>
        <w:left w:val="none" w:sz="0" w:space="0" w:color="auto"/>
        <w:bottom w:val="none" w:sz="0" w:space="0" w:color="auto"/>
        <w:right w:val="none" w:sz="0" w:space="0" w:color="auto"/>
      </w:divBdr>
    </w:div>
    <w:div w:id="258567715">
      <w:bodyDiv w:val="1"/>
      <w:marLeft w:val="0"/>
      <w:marRight w:val="0"/>
      <w:marTop w:val="0"/>
      <w:marBottom w:val="0"/>
      <w:divBdr>
        <w:top w:val="none" w:sz="0" w:space="0" w:color="auto"/>
        <w:left w:val="none" w:sz="0" w:space="0" w:color="auto"/>
        <w:bottom w:val="none" w:sz="0" w:space="0" w:color="auto"/>
        <w:right w:val="none" w:sz="0" w:space="0" w:color="auto"/>
      </w:divBdr>
    </w:div>
    <w:div w:id="258609693">
      <w:bodyDiv w:val="1"/>
      <w:marLeft w:val="0"/>
      <w:marRight w:val="0"/>
      <w:marTop w:val="0"/>
      <w:marBottom w:val="0"/>
      <w:divBdr>
        <w:top w:val="none" w:sz="0" w:space="0" w:color="auto"/>
        <w:left w:val="none" w:sz="0" w:space="0" w:color="auto"/>
        <w:bottom w:val="none" w:sz="0" w:space="0" w:color="auto"/>
        <w:right w:val="none" w:sz="0" w:space="0" w:color="auto"/>
      </w:divBdr>
      <w:divsChild>
        <w:div w:id="949779198">
          <w:marLeft w:val="480"/>
          <w:marRight w:val="0"/>
          <w:marTop w:val="0"/>
          <w:marBottom w:val="0"/>
          <w:divBdr>
            <w:top w:val="none" w:sz="0" w:space="0" w:color="auto"/>
            <w:left w:val="none" w:sz="0" w:space="0" w:color="auto"/>
            <w:bottom w:val="none" w:sz="0" w:space="0" w:color="auto"/>
            <w:right w:val="none" w:sz="0" w:space="0" w:color="auto"/>
          </w:divBdr>
        </w:div>
        <w:div w:id="471679729">
          <w:marLeft w:val="480"/>
          <w:marRight w:val="0"/>
          <w:marTop w:val="0"/>
          <w:marBottom w:val="0"/>
          <w:divBdr>
            <w:top w:val="none" w:sz="0" w:space="0" w:color="auto"/>
            <w:left w:val="none" w:sz="0" w:space="0" w:color="auto"/>
            <w:bottom w:val="none" w:sz="0" w:space="0" w:color="auto"/>
            <w:right w:val="none" w:sz="0" w:space="0" w:color="auto"/>
          </w:divBdr>
        </w:div>
        <w:div w:id="834413669">
          <w:marLeft w:val="480"/>
          <w:marRight w:val="0"/>
          <w:marTop w:val="0"/>
          <w:marBottom w:val="0"/>
          <w:divBdr>
            <w:top w:val="none" w:sz="0" w:space="0" w:color="auto"/>
            <w:left w:val="none" w:sz="0" w:space="0" w:color="auto"/>
            <w:bottom w:val="none" w:sz="0" w:space="0" w:color="auto"/>
            <w:right w:val="none" w:sz="0" w:space="0" w:color="auto"/>
          </w:divBdr>
        </w:div>
        <w:div w:id="1009018579">
          <w:marLeft w:val="480"/>
          <w:marRight w:val="0"/>
          <w:marTop w:val="0"/>
          <w:marBottom w:val="0"/>
          <w:divBdr>
            <w:top w:val="none" w:sz="0" w:space="0" w:color="auto"/>
            <w:left w:val="none" w:sz="0" w:space="0" w:color="auto"/>
            <w:bottom w:val="none" w:sz="0" w:space="0" w:color="auto"/>
            <w:right w:val="none" w:sz="0" w:space="0" w:color="auto"/>
          </w:divBdr>
        </w:div>
        <w:div w:id="1390182358">
          <w:marLeft w:val="480"/>
          <w:marRight w:val="0"/>
          <w:marTop w:val="0"/>
          <w:marBottom w:val="0"/>
          <w:divBdr>
            <w:top w:val="none" w:sz="0" w:space="0" w:color="auto"/>
            <w:left w:val="none" w:sz="0" w:space="0" w:color="auto"/>
            <w:bottom w:val="none" w:sz="0" w:space="0" w:color="auto"/>
            <w:right w:val="none" w:sz="0" w:space="0" w:color="auto"/>
          </w:divBdr>
        </w:div>
        <w:div w:id="1645428514">
          <w:marLeft w:val="480"/>
          <w:marRight w:val="0"/>
          <w:marTop w:val="0"/>
          <w:marBottom w:val="0"/>
          <w:divBdr>
            <w:top w:val="none" w:sz="0" w:space="0" w:color="auto"/>
            <w:left w:val="none" w:sz="0" w:space="0" w:color="auto"/>
            <w:bottom w:val="none" w:sz="0" w:space="0" w:color="auto"/>
            <w:right w:val="none" w:sz="0" w:space="0" w:color="auto"/>
          </w:divBdr>
        </w:div>
        <w:div w:id="612446680">
          <w:marLeft w:val="480"/>
          <w:marRight w:val="0"/>
          <w:marTop w:val="0"/>
          <w:marBottom w:val="0"/>
          <w:divBdr>
            <w:top w:val="none" w:sz="0" w:space="0" w:color="auto"/>
            <w:left w:val="none" w:sz="0" w:space="0" w:color="auto"/>
            <w:bottom w:val="none" w:sz="0" w:space="0" w:color="auto"/>
            <w:right w:val="none" w:sz="0" w:space="0" w:color="auto"/>
          </w:divBdr>
        </w:div>
        <w:div w:id="1072656803">
          <w:marLeft w:val="480"/>
          <w:marRight w:val="0"/>
          <w:marTop w:val="0"/>
          <w:marBottom w:val="0"/>
          <w:divBdr>
            <w:top w:val="none" w:sz="0" w:space="0" w:color="auto"/>
            <w:left w:val="none" w:sz="0" w:space="0" w:color="auto"/>
            <w:bottom w:val="none" w:sz="0" w:space="0" w:color="auto"/>
            <w:right w:val="none" w:sz="0" w:space="0" w:color="auto"/>
          </w:divBdr>
        </w:div>
        <w:div w:id="325868052">
          <w:marLeft w:val="480"/>
          <w:marRight w:val="0"/>
          <w:marTop w:val="0"/>
          <w:marBottom w:val="0"/>
          <w:divBdr>
            <w:top w:val="none" w:sz="0" w:space="0" w:color="auto"/>
            <w:left w:val="none" w:sz="0" w:space="0" w:color="auto"/>
            <w:bottom w:val="none" w:sz="0" w:space="0" w:color="auto"/>
            <w:right w:val="none" w:sz="0" w:space="0" w:color="auto"/>
          </w:divBdr>
        </w:div>
        <w:div w:id="1327249054">
          <w:marLeft w:val="480"/>
          <w:marRight w:val="0"/>
          <w:marTop w:val="0"/>
          <w:marBottom w:val="0"/>
          <w:divBdr>
            <w:top w:val="none" w:sz="0" w:space="0" w:color="auto"/>
            <w:left w:val="none" w:sz="0" w:space="0" w:color="auto"/>
            <w:bottom w:val="none" w:sz="0" w:space="0" w:color="auto"/>
            <w:right w:val="none" w:sz="0" w:space="0" w:color="auto"/>
          </w:divBdr>
        </w:div>
        <w:div w:id="1850019708">
          <w:marLeft w:val="480"/>
          <w:marRight w:val="0"/>
          <w:marTop w:val="0"/>
          <w:marBottom w:val="0"/>
          <w:divBdr>
            <w:top w:val="none" w:sz="0" w:space="0" w:color="auto"/>
            <w:left w:val="none" w:sz="0" w:space="0" w:color="auto"/>
            <w:bottom w:val="none" w:sz="0" w:space="0" w:color="auto"/>
            <w:right w:val="none" w:sz="0" w:space="0" w:color="auto"/>
          </w:divBdr>
        </w:div>
        <w:div w:id="121728665">
          <w:marLeft w:val="480"/>
          <w:marRight w:val="0"/>
          <w:marTop w:val="0"/>
          <w:marBottom w:val="0"/>
          <w:divBdr>
            <w:top w:val="none" w:sz="0" w:space="0" w:color="auto"/>
            <w:left w:val="none" w:sz="0" w:space="0" w:color="auto"/>
            <w:bottom w:val="none" w:sz="0" w:space="0" w:color="auto"/>
            <w:right w:val="none" w:sz="0" w:space="0" w:color="auto"/>
          </w:divBdr>
        </w:div>
        <w:div w:id="308828424">
          <w:marLeft w:val="480"/>
          <w:marRight w:val="0"/>
          <w:marTop w:val="0"/>
          <w:marBottom w:val="0"/>
          <w:divBdr>
            <w:top w:val="none" w:sz="0" w:space="0" w:color="auto"/>
            <w:left w:val="none" w:sz="0" w:space="0" w:color="auto"/>
            <w:bottom w:val="none" w:sz="0" w:space="0" w:color="auto"/>
            <w:right w:val="none" w:sz="0" w:space="0" w:color="auto"/>
          </w:divBdr>
        </w:div>
        <w:div w:id="918635505">
          <w:marLeft w:val="480"/>
          <w:marRight w:val="0"/>
          <w:marTop w:val="0"/>
          <w:marBottom w:val="0"/>
          <w:divBdr>
            <w:top w:val="none" w:sz="0" w:space="0" w:color="auto"/>
            <w:left w:val="none" w:sz="0" w:space="0" w:color="auto"/>
            <w:bottom w:val="none" w:sz="0" w:space="0" w:color="auto"/>
            <w:right w:val="none" w:sz="0" w:space="0" w:color="auto"/>
          </w:divBdr>
        </w:div>
        <w:div w:id="428353157">
          <w:marLeft w:val="480"/>
          <w:marRight w:val="0"/>
          <w:marTop w:val="0"/>
          <w:marBottom w:val="0"/>
          <w:divBdr>
            <w:top w:val="none" w:sz="0" w:space="0" w:color="auto"/>
            <w:left w:val="none" w:sz="0" w:space="0" w:color="auto"/>
            <w:bottom w:val="none" w:sz="0" w:space="0" w:color="auto"/>
            <w:right w:val="none" w:sz="0" w:space="0" w:color="auto"/>
          </w:divBdr>
        </w:div>
        <w:div w:id="1021853184">
          <w:marLeft w:val="480"/>
          <w:marRight w:val="0"/>
          <w:marTop w:val="0"/>
          <w:marBottom w:val="0"/>
          <w:divBdr>
            <w:top w:val="none" w:sz="0" w:space="0" w:color="auto"/>
            <w:left w:val="none" w:sz="0" w:space="0" w:color="auto"/>
            <w:bottom w:val="none" w:sz="0" w:space="0" w:color="auto"/>
            <w:right w:val="none" w:sz="0" w:space="0" w:color="auto"/>
          </w:divBdr>
        </w:div>
      </w:divsChild>
    </w:div>
    <w:div w:id="262497802">
      <w:bodyDiv w:val="1"/>
      <w:marLeft w:val="0"/>
      <w:marRight w:val="0"/>
      <w:marTop w:val="0"/>
      <w:marBottom w:val="0"/>
      <w:divBdr>
        <w:top w:val="none" w:sz="0" w:space="0" w:color="auto"/>
        <w:left w:val="none" w:sz="0" w:space="0" w:color="auto"/>
        <w:bottom w:val="none" w:sz="0" w:space="0" w:color="auto"/>
        <w:right w:val="none" w:sz="0" w:space="0" w:color="auto"/>
      </w:divBdr>
    </w:div>
    <w:div w:id="264702642">
      <w:bodyDiv w:val="1"/>
      <w:marLeft w:val="0"/>
      <w:marRight w:val="0"/>
      <w:marTop w:val="0"/>
      <w:marBottom w:val="0"/>
      <w:divBdr>
        <w:top w:val="none" w:sz="0" w:space="0" w:color="auto"/>
        <w:left w:val="none" w:sz="0" w:space="0" w:color="auto"/>
        <w:bottom w:val="none" w:sz="0" w:space="0" w:color="auto"/>
        <w:right w:val="none" w:sz="0" w:space="0" w:color="auto"/>
      </w:divBdr>
    </w:div>
    <w:div w:id="266039558">
      <w:bodyDiv w:val="1"/>
      <w:marLeft w:val="0"/>
      <w:marRight w:val="0"/>
      <w:marTop w:val="0"/>
      <w:marBottom w:val="0"/>
      <w:divBdr>
        <w:top w:val="none" w:sz="0" w:space="0" w:color="auto"/>
        <w:left w:val="none" w:sz="0" w:space="0" w:color="auto"/>
        <w:bottom w:val="none" w:sz="0" w:space="0" w:color="auto"/>
        <w:right w:val="none" w:sz="0" w:space="0" w:color="auto"/>
      </w:divBdr>
    </w:div>
    <w:div w:id="266500580">
      <w:bodyDiv w:val="1"/>
      <w:marLeft w:val="0"/>
      <w:marRight w:val="0"/>
      <w:marTop w:val="0"/>
      <w:marBottom w:val="0"/>
      <w:divBdr>
        <w:top w:val="none" w:sz="0" w:space="0" w:color="auto"/>
        <w:left w:val="none" w:sz="0" w:space="0" w:color="auto"/>
        <w:bottom w:val="none" w:sz="0" w:space="0" w:color="auto"/>
        <w:right w:val="none" w:sz="0" w:space="0" w:color="auto"/>
      </w:divBdr>
    </w:div>
    <w:div w:id="268197883">
      <w:bodyDiv w:val="1"/>
      <w:marLeft w:val="0"/>
      <w:marRight w:val="0"/>
      <w:marTop w:val="0"/>
      <w:marBottom w:val="0"/>
      <w:divBdr>
        <w:top w:val="none" w:sz="0" w:space="0" w:color="auto"/>
        <w:left w:val="none" w:sz="0" w:space="0" w:color="auto"/>
        <w:bottom w:val="none" w:sz="0" w:space="0" w:color="auto"/>
        <w:right w:val="none" w:sz="0" w:space="0" w:color="auto"/>
      </w:divBdr>
    </w:div>
    <w:div w:id="269515588">
      <w:bodyDiv w:val="1"/>
      <w:marLeft w:val="0"/>
      <w:marRight w:val="0"/>
      <w:marTop w:val="0"/>
      <w:marBottom w:val="0"/>
      <w:divBdr>
        <w:top w:val="none" w:sz="0" w:space="0" w:color="auto"/>
        <w:left w:val="none" w:sz="0" w:space="0" w:color="auto"/>
        <w:bottom w:val="none" w:sz="0" w:space="0" w:color="auto"/>
        <w:right w:val="none" w:sz="0" w:space="0" w:color="auto"/>
      </w:divBdr>
    </w:div>
    <w:div w:id="270481649">
      <w:bodyDiv w:val="1"/>
      <w:marLeft w:val="0"/>
      <w:marRight w:val="0"/>
      <w:marTop w:val="0"/>
      <w:marBottom w:val="0"/>
      <w:divBdr>
        <w:top w:val="none" w:sz="0" w:space="0" w:color="auto"/>
        <w:left w:val="none" w:sz="0" w:space="0" w:color="auto"/>
        <w:bottom w:val="none" w:sz="0" w:space="0" w:color="auto"/>
        <w:right w:val="none" w:sz="0" w:space="0" w:color="auto"/>
      </w:divBdr>
    </w:div>
    <w:div w:id="273944620">
      <w:bodyDiv w:val="1"/>
      <w:marLeft w:val="0"/>
      <w:marRight w:val="0"/>
      <w:marTop w:val="0"/>
      <w:marBottom w:val="0"/>
      <w:divBdr>
        <w:top w:val="none" w:sz="0" w:space="0" w:color="auto"/>
        <w:left w:val="none" w:sz="0" w:space="0" w:color="auto"/>
        <w:bottom w:val="none" w:sz="0" w:space="0" w:color="auto"/>
        <w:right w:val="none" w:sz="0" w:space="0" w:color="auto"/>
      </w:divBdr>
    </w:div>
    <w:div w:id="274604882">
      <w:bodyDiv w:val="1"/>
      <w:marLeft w:val="0"/>
      <w:marRight w:val="0"/>
      <w:marTop w:val="0"/>
      <w:marBottom w:val="0"/>
      <w:divBdr>
        <w:top w:val="none" w:sz="0" w:space="0" w:color="auto"/>
        <w:left w:val="none" w:sz="0" w:space="0" w:color="auto"/>
        <w:bottom w:val="none" w:sz="0" w:space="0" w:color="auto"/>
        <w:right w:val="none" w:sz="0" w:space="0" w:color="auto"/>
      </w:divBdr>
    </w:div>
    <w:div w:id="278729702">
      <w:bodyDiv w:val="1"/>
      <w:marLeft w:val="0"/>
      <w:marRight w:val="0"/>
      <w:marTop w:val="0"/>
      <w:marBottom w:val="0"/>
      <w:divBdr>
        <w:top w:val="none" w:sz="0" w:space="0" w:color="auto"/>
        <w:left w:val="none" w:sz="0" w:space="0" w:color="auto"/>
        <w:bottom w:val="none" w:sz="0" w:space="0" w:color="auto"/>
        <w:right w:val="none" w:sz="0" w:space="0" w:color="auto"/>
      </w:divBdr>
    </w:div>
    <w:div w:id="280067203">
      <w:bodyDiv w:val="1"/>
      <w:marLeft w:val="0"/>
      <w:marRight w:val="0"/>
      <w:marTop w:val="0"/>
      <w:marBottom w:val="0"/>
      <w:divBdr>
        <w:top w:val="none" w:sz="0" w:space="0" w:color="auto"/>
        <w:left w:val="none" w:sz="0" w:space="0" w:color="auto"/>
        <w:bottom w:val="none" w:sz="0" w:space="0" w:color="auto"/>
        <w:right w:val="none" w:sz="0" w:space="0" w:color="auto"/>
      </w:divBdr>
    </w:div>
    <w:div w:id="281613068">
      <w:bodyDiv w:val="1"/>
      <w:marLeft w:val="0"/>
      <w:marRight w:val="0"/>
      <w:marTop w:val="0"/>
      <w:marBottom w:val="0"/>
      <w:divBdr>
        <w:top w:val="none" w:sz="0" w:space="0" w:color="auto"/>
        <w:left w:val="none" w:sz="0" w:space="0" w:color="auto"/>
        <w:bottom w:val="none" w:sz="0" w:space="0" w:color="auto"/>
        <w:right w:val="none" w:sz="0" w:space="0" w:color="auto"/>
      </w:divBdr>
    </w:div>
    <w:div w:id="284115428">
      <w:bodyDiv w:val="1"/>
      <w:marLeft w:val="0"/>
      <w:marRight w:val="0"/>
      <w:marTop w:val="0"/>
      <w:marBottom w:val="0"/>
      <w:divBdr>
        <w:top w:val="none" w:sz="0" w:space="0" w:color="auto"/>
        <w:left w:val="none" w:sz="0" w:space="0" w:color="auto"/>
        <w:bottom w:val="none" w:sz="0" w:space="0" w:color="auto"/>
        <w:right w:val="none" w:sz="0" w:space="0" w:color="auto"/>
      </w:divBdr>
    </w:div>
    <w:div w:id="287593498">
      <w:bodyDiv w:val="1"/>
      <w:marLeft w:val="0"/>
      <w:marRight w:val="0"/>
      <w:marTop w:val="0"/>
      <w:marBottom w:val="0"/>
      <w:divBdr>
        <w:top w:val="none" w:sz="0" w:space="0" w:color="auto"/>
        <w:left w:val="none" w:sz="0" w:space="0" w:color="auto"/>
        <w:bottom w:val="none" w:sz="0" w:space="0" w:color="auto"/>
        <w:right w:val="none" w:sz="0" w:space="0" w:color="auto"/>
      </w:divBdr>
    </w:div>
    <w:div w:id="289631236">
      <w:bodyDiv w:val="1"/>
      <w:marLeft w:val="0"/>
      <w:marRight w:val="0"/>
      <w:marTop w:val="0"/>
      <w:marBottom w:val="0"/>
      <w:divBdr>
        <w:top w:val="none" w:sz="0" w:space="0" w:color="auto"/>
        <w:left w:val="none" w:sz="0" w:space="0" w:color="auto"/>
        <w:bottom w:val="none" w:sz="0" w:space="0" w:color="auto"/>
        <w:right w:val="none" w:sz="0" w:space="0" w:color="auto"/>
      </w:divBdr>
    </w:div>
    <w:div w:id="295186573">
      <w:bodyDiv w:val="1"/>
      <w:marLeft w:val="0"/>
      <w:marRight w:val="0"/>
      <w:marTop w:val="0"/>
      <w:marBottom w:val="0"/>
      <w:divBdr>
        <w:top w:val="none" w:sz="0" w:space="0" w:color="auto"/>
        <w:left w:val="none" w:sz="0" w:space="0" w:color="auto"/>
        <w:bottom w:val="none" w:sz="0" w:space="0" w:color="auto"/>
        <w:right w:val="none" w:sz="0" w:space="0" w:color="auto"/>
      </w:divBdr>
    </w:div>
    <w:div w:id="295792517">
      <w:bodyDiv w:val="1"/>
      <w:marLeft w:val="0"/>
      <w:marRight w:val="0"/>
      <w:marTop w:val="0"/>
      <w:marBottom w:val="0"/>
      <w:divBdr>
        <w:top w:val="none" w:sz="0" w:space="0" w:color="auto"/>
        <w:left w:val="none" w:sz="0" w:space="0" w:color="auto"/>
        <w:bottom w:val="none" w:sz="0" w:space="0" w:color="auto"/>
        <w:right w:val="none" w:sz="0" w:space="0" w:color="auto"/>
      </w:divBdr>
    </w:div>
    <w:div w:id="296960882">
      <w:bodyDiv w:val="1"/>
      <w:marLeft w:val="0"/>
      <w:marRight w:val="0"/>
      <w:marTop w:val="0"/>
      <w:marBottom w:val="0"/>
      <w:divBdr>
        <w:top w:val="none" w:sz="0" w:space="0" w:color="auto"/>
        <w:left w:val="none" w:sz="0" w:space="0" w:color="auto"/>
        <w:bottom w:val="none" w:sz="0" w:space="0" w:color="auto"/>
        <w:right w:val="none" w:sz="0" w:space="0" w:color="auto"/>
      </w:divBdr>
    </w:div>
    <w:div w:id="298148726">
      <w:bodyDiv w:val="1"/>
      <w:marLeft w:val="0"/>
      <w:marRight w:val="0"/>
      <w:marTop w:val="0"/>
      <w:marBottom w:val="0"/>
      <w:divBdr>
        <w:top w:val="none" w:sz="0" w:space="0" w:color="auto"/>
        <w:left w:val="none" w:sz="0" w:space="0" w:color="auto"/>
        <w:bottom w:val="none" w:sz="0" w:space="0" w:color="auto"/>
        <w:right w:val="none" w:sz="0" w:space="0" w:color="auto"/>
      </w:divBdr>
    </w:div>
    <w:div w:id="299382175">
      <w:bodyDiv w:val="1"/>
      <w:marLeft w:val="0"/>
      <w:marRight w:val="0"/>
      <w:marTop w:val="0"/>
      <w:marBottom w:val="0"/>
      <w:divBdr>
        <w:top w:val="none" w:sz="0" w:space="0" w:color="auto"/>
        <w:left w:val="none" w:sz="0" w:space="0" w:color="auto"/>
        <w:bottom w:val="none" w:sz="0" w:space="0" w:color="auto"/>
        <w:right w:val="none" w:sz="0" w:space="0" w:color="auto"/>
      </w:divBdr>
    </w:div>
    <w:div w:id="299728218">
      <w:bodyDiv w:val="1"/>
      <w:marLeft w:val="0"/>
      <w:marRight w:val="0"/>
      <w:marTop w:val="0"/>
      <w:marBottom w:val="0"/>
      <w:divBdr>
        <w:top w:val="none" w:sz="0" w:space="0" w:color="auto"/>
        <w:left w:val="none" w:sz="0" w:space="0" w:color="auto"/>
        <w:bottom w:val="none" w:sz="0" w:space="0" w:color="auto"/>
        <w:right w:val="none" w:sz="0" w:space="0" w:color="auto"/>
      </w:divBdr>
    </w:div>
    <w:div w:id="305816545">
      <w:bodyDiv w:val="1"/>
      <w:marLeft w:val="0"/>
      <w:marRight w:val="0"/>
      <w:marTop w:val="0"/>
      <w:marBottom w:val="0"/>
      <w:divBdr>
        <w:top w:val="none" w:sz="0" w:space="0" w:color="auto"/>
        <w:left w:val="none" w:sz="0" w:space="0" w:color="auto"/>
        <w:bottom w:val="none" w:sz="0" w:space="0" w:color="auto"/>
        <w:right w:val="none" w:sz="0" w:space="0" w:color="auto"/>
      </w:divBdr>
    </w:div>
    <w:div w:id="306012049">
      <w:bodyDiv w:val="1"/>
      <w:marLeft w:val="0"/>
      <w:marRight w:val="0"/>
      <w:marTop w:val="0"/>
      <w:marBottom w:val="0"/>
      <w:divBdr>
        <w:top w:val="none" w:sz="0" w:space="0" w:color="auto"/>
        <w:left w:val="none" w:sz="0" w:space="0" w:color="auto"/>
        <w:bottom w:val="none" w:sz="0" w:space="0" w:color="auto"/>
        <w:right w:val="none" w:sz="0" w:space="0" w:color="auto"/>
      </w:divBdr>
    </w:div>
    <w:div w:id="309216021">
      <w:bodyDiv w:val="1"/>
      <w:marLeft w:val="0"/>
      <w:marRight w:val="0"/>
      <w:marTop w:val="0"/>
      <w:marBottom w:val="0"/>
      <w:divBdr>
        <w:top w:val="none" w:sz="0" w:space="0" w:color="auto"/>
        <w:left w:val="none" w:sz="0" w:space="0" w:color="auto"/>
        <w:bottom w:val="none" w:sz="0" w:space="0" w:color="auto"/>
        <w:right w:val="none" w:sz="0" w:space="0" w:color="auto"/>
      </w:divBdr>
    </w:div>
    <w:div w:id="309946885">
      <w:bodyDiv w:val="1"/>
      <w:marLeft w:val="0"/>
      <w:marRight w:val="0"/>
      <w:marTop w:val="0"/>
      <w:marBottom w:val="0"/>
      <w:divBdr>
        <w:top w:val="none" w:sz="0" w:space="0" w:color="auto"/>
        <w:left w:val="none" w:sz="0" w:space="0" w:color="auto"/>
        <w:bottom w:val="none" w:sz="0" w:space="0" w:color="auto"/>
        <w:right w:val="none" w:sz="0" w:space="0" w:color="auto"/>
      </w:divBdr>
    </w:div>
    <w:div w:id="311636523">
      <w:bodyDiv w:val="1"/>
      <w:marLeft w:val="0"/>
      <w:marRight w:val="0"/>
      <w:marTop w:val="0"/>
      <w:marBottom w:val="0"/>
      <w:divBdr>
        <w:top w:val="none" w:sz="0" w:space="0" w:color="auto"/>
        <w:left w:val="none" w:sz="0" w:space="0" w:color="auto"/>
        <w:bottom w:val="none" w:sz="0" w:space="0" w:color="auto"/>
        <w:right w:val="none" w:sz="0" w:space="0" w:color="auto"/>
      </w:divBdr>
    </w:div>
    <w:div w:id="311640032">
      <w:bodyDiv w:val="1"/>
      <w:marLeft w:val="0"/>
      <w:marRight w:val="0"/>
      <w:marTop w:val="0"/>
      <w:marBottom w:val="0"/>
      <w:divBdr>
        <w:top w:val="none" w:sz="0" w:space="0" w:color="auto"/>
        <w:left w:val="none" w:sz="0" w:space="0" w:color="auto"/>
        <w:bottom w:val="none" w:sz="0" w:space="0" w:color="auto"/>
        <w:right w:val="none" w:sz="0" w:space="0" w:color="auto"/>
      </w:divBdr>
    </w:div>
    <w:div w:id="314267367">
      <w:bodyDiv w:val="1"/>
      <w:marLeft w:val="0"/>
      <w:marRight w:val="0"/>
      <w:marTop w:val="0"/>
      <w:marBottom w:val="0"/>
      <w:divBdr>
        <w:top w:val="none" w:sz="0" w:space="0" w:color="auto"/>
        <w:left w:val="none" w:sz="0" w:space="0" w:color="auto"/>
        <w:bottom w:val="none" w:sz="0" w:space="0" w:color="auto"/>
        <w:right w:val="none" w:sz="0" w:space="0" w:color="auto"/>
      </w:divBdr>
    </w:div>
    <w:div w:id="316954613">
      <w:bodyDiv w:val="1"/>
      <w:marLeft w:val="0"/>
      <w:marRight w:val="0"/>
      <w:marTop w:val="0"/>
      <w:marBottom w:val="0"/>
      <w:divBdr>
        <w:top w:val="none" w:sz="0" w:space="0" w:color="auto"/>
        <w:left w:val="none" w:sz="0" w:space="0" w:color="auto"/>
        <w:bottom w:val="none" w:sz="0" w:space="0" w:color="auto"/>
        <w:right w:val="none" w:sz="0" w:space="0" w:color="auto"/>
      </w:divBdr>
    </w:div>
    <w:div w:id="317342317">
      <w:bodyDiv w:val="1"/>
      <w:marLeft w:val="0"/>
      <w:marRight w:val="0"/>
      <w:marTop w:val="0"/>
      <w:marBottom w:val="0"/>
      <w:divBdr>
        <w:top w:val="none" w:sz="0" w:space="0" w:color="auto"/>
        <w:left w:val="none" w:sz="0" w:space="0" w:color="auto"/>
        <w:bottom w:val="none" w:sz="0" w:space="0" w:color="auto"/>
        <w:right w:val="none" w:sz="0" w:space="0" w:color="auto"/>
      </w:divBdr>
    </w:div>
    <w:div w:id="317343086">
      <w:bodyDiv w:val="1"/>
      <w:marLeft w:val="0"/>
      <w:marRight w:val="0"/>
      <w:marTop w:val="0"/>
      <w:marBottom w:val="0"/>
      <w:divBdr>
        <w:top w:val="none" w:sz="0" w:space="0" w:color="auto"/>
        <w:left w:val="none" w:sz="0" w:space="0" w:color="auto"/>
        <w:bottom w:val="none" w:sz="0" w:space="0" w:color="auto"/>
        <w:right w:val="none" w:sz="0" w:space="0" w:color="auto"/>
      </w:divBdr>
    </w:div>
    <w:div w:id="319619433">
      <w:bodyDiv w:val="1"/>
      <w:marLeft w:val="0"/>
      <w:marRight w:val="0"/>
      <w:marTop w:val="0"/>
      <w:marBottom w:val="0"/>
      <w:divBdr>
        <w:top w:val="none" w:sz="0" w:space="0" w:color="auto"/>
        <w:left w:val="none" w:sz="0" w:space="0" w:color="auto"/>
        <w:bottom w:val="none" w:sz="0" w:space="0" w:color="auto"/>
        <w:right w:val="none" w:sz="0" w:space="0" w:color="auto"/>
      </w:divBdr>
    </w:div>
    <w:div w:id="323049043">
      <w:bodyDiv w:val="1"/>
      <w:marLeft w:val="0"/>
      <w:marRight w:val="0"/>
      <w:marTop w:val="0"/>
      <w:marBottom w:val="0"/>
      <w:divBdr>
        <w:top w:val="none" w:sz="0" w:space="0" w:color="auto"/>
        <w:left w:val="none" w:sz="0" w:space="0" w:color="auto"/>
        <w:bottom w:val="none" w:sz="0" w:space="0" w:color="auto"/>
        <w:right w:val="none" w:sz="0" w:space="0" w:color="auto"/>
      </w:divBdr>
    </w:div>
    <w:div w:id="325287860">
      <w:bodyDiv w:val="1"/>
      <w:marLeft w:val="0"/>
      <w:marRight w:val="0"/>
      <w:marTop w:val="0"/>
      <w:marBottom w:val="0"/>
      <w:divBdr>
        <w:top w:val="none" w:sz="0" w:space="0" w:color="auto"/>
        <w:left w:val="none" w:sz="0" w:space="0" w:color="auto"/>
        <w:bottom w:val="none" w:sz="0" w:space="0" w:color="auto"/>
        <w:right w:val="none" w:sz="0" w:space="0" w:color="auto"/>
      </w:divBdr>
    </w:div>
    <w:div w:id="325788453">
      <w:bodyDiv w:val="1"/>
      <w:marLeft w:val="0"/>
      <w:marRight w:val="0"/>
      <w:marTop w:val="0"/>
      <w:marBottom w:val="0"/>
      <w:divBdr>
        <w:top w:val="none" w:sz="0" w:space="0" w:color="auto"/>
        <w:left w:val="none" w:sz="0" w:space="0" w:color="auto"/>
        <w:bottom w:val="none" w:sz="0" w:space="0" w:color="auto"/>
        <w:right w:val="none" w:sz="0" w:space="0" w:color="auto"/>
      </w:divBdr>
    </w:div>
    <w:div w:id="325865023">
      <w:bodyDiv w:val="1"/>
      <w:marLeft w:val="0"/>
      <w:marRight w:val="0"/>
      <w:marTop w:val="0"/>
      <w:marBottom w:val="0"/>
      <w:divBdr>
        <w:top w:val="none" w:sz="0" w:space="0" w:color="auto"/>
        <w:left w:val="none" w:sz="0" w:space="0" w:color="auto"/>
        <w:bottom w:val="none" w:sz="0" w:space="0" w:color="auto"/>
        <w:right w:val="none" w:sz="0" w:space="0" w:color="auto"/>
      </w:divBdr>
    </w:div>
    <w:div w:id="326717072">
      <w:bodyDiv w:val="1"/>
      <w:marLeft w:val="0"/>
      <w:marRight w:val="0"/>
      <w:marTop w:val="0"/>
      <w:marBottom w:val="0"/>
      <w:divBdr>
        <w:top w:val="none" w:sz="0" w:space="0" w:color="auto"/>
        <w:left w:val="none" w:sz="0" w:space="0" w:color="auto"/>
        <w:bottom w:val="none" w:sz="0" w:space="0" w:color="auto"/>
        <w:right w:val="none" w:sz="0" w:space="0" w:color="auto"/>
      </w:divBdr>
    </w:div>
    <w:div w:id="327245317">
      <w:bodyDiv w:val="1"/>
      <w:marLeft w:val="0"/>
      <w:marRight w:val="0"/>
      <w:marTop w:val="0"/>
      <w:marBottom w:val="0"/>
      <w:divBdr>
        <w:top w:val="none" w:sz="0" w:space="0" w:color="auto"/>
        <w:left w:val="none" w:sz="0" w:space="0" w:color="auto"/>
        <w:bottom w:val="none" w:sz="0" w:space="0" w:color="auto"/>
        <w:right w:val="none" w:sz="0" w:space="0" w:color="auto"/>
      </w:divBdr>
    </w:div>
    <w:div w:id="328211876">
      <w:bodyDiv w:val="1"/>
      <w:marLeft w:val="0"/>
      <w:marRight w:val="0"/>
      <w:marTop w:val="0"/>
      <w:marBottom w:val="0"/>
      <w:divBdr>
        <w:top w:val="none" w:sz="0" w:space="0" w:color="auto"/>
        <w:left w:val="none" w:sz="0" w:space="0" w:color="auto"/>
        <w:bottom w:val="none" w:sz="0" w:space="0" w:color="auto"/>
        <w:right w:val="none" w:sz="0" w:space="0" w:color="auto"/>
      </w:divBdr>
    </w:div>
    <w:div w:id="331222643">
      <w:bodyDiv w:val="1"/>
      <w:marLeft w:val="0"/>
      <w:marRight w:val="0"/>
      <w:marTop w:val="0"/>
      <w:marBottom w:val="0"/>
      <w:divBdr>
        <w:top w:val="none" w:sz="0" w:space="0" w:color="auto"/>
        <w:left w:val="none" w:sz="0" w:space="0" w:color="auto"/>
        <w:bottom w:val="none" w:sz="0" w:space="0" w:color="auto"/>
        <w:right w:val="none" w:sz="0" w:space="0" w:color="auto"/>
      </w:divBdr>
    </w:div>
    <w:div w:id="332071362">
      <w:bodyDiv w:val="1"/>
      <w:marLeft w:val="0"/>
      <w:marRight w:val="0"/>
      <w:marTop w:val="0"/>
      <w:marBottom w:val="0"/>
      <w:divBdr>
        <w:top w:val="none" w:sz="0" w:space="0" w:color="auto"/>
        <w:left w:val="none" w:sz="0" w:space="0" w:color="auto"/>
        <w:bottom w:val="none" w:sz="0" w:space="0" w:color="auto"/>
        <w:right w:val="none" w:sz="0" w:space="0" w:color="auto"/>
      </w:divBdr>
    </w:div>
    <w:div w:id="332607564">
      <w:bodyDiv w:val="1"/>
      <w:marLeft w:val="0"/>
      <w:marRight w:val="0"/>
      <w:marTop w:val="0"/>
      <w:marBottom w:val="0"/>
      <w:divBdr>
        <w:top w:val="none" w:sz="0" w:space="0" w:color="auto"/>
        <w:left w:val="none" w:sz="0" w:space="0" w:color="auto"/>
        <w:bottom w:val="none" w:sz="0" w:space="0" w:color="auto"/>
        <w:right w:val="none" w:sz="0" w:space="0" w:color="auto"/>
      </w:divBdr>
    </w:div>
    <w:div w:id="335036320">
      <w:bodyDiv w:val="1"/>
      <w:marLeft w:val="0"/>
      <w:marRight w:val="0"/>
      <w:marTop w:val="0"/>
      <w:marBottom w:val="0"/>
      <w:divBdr>
        <w:top w:val="none" w:sz="0" w:space="0" w:color="auto"/>
        <w:left w:val="none" w:sz="0" w:space="0" w:color="auto"/>
        <w:bottom w:val="none" w:sz="0" w:space="0" w:color="auto"/>
        <w:right w:val="none" w:sz="0" w:space="0" w:color="auto"/>
      </w:divBdr>
    </w:div>
    <w:div w:id="335957606">
      <w:bodyDiv w:val="1"/>
      <w:marLeft w:val="0"/>
      <w:marRight w:val="0"/>
      <w:marTop w:val="0"/>
      <w:marBottom w:val="0"/>
      <w:divBdr>
        <w:top w:val="none" w:sz="0" w:space="0" w:color="auto"/>
        <w:left w:val="none" w:sz="0" w:space="0" w:color="auto"/>
        <w:bottom w:val="none" w:sz="0" w:space="0" w:color="auto"/>
        <w:right w:val="none" w:sz="0" w:space="0" w:color="auto"/>
      </w:divBdr>
    </w:div>
    <w:div w:id="339935387">
      <w:bodyDiv w:val="1"/>
      <w:marLeft w:val="0"/>
      <w:marRight w:val="0"/>
      <w:marTop w:val="0"/>
      <w:marBottom w:val="0"/>
      <w:divBdr>
        <w:top w:val="none" w:sz="0" w:space="0" w:color="auto"/>
        <w:left w:val="none" w:sz="0" w:space="0" w:color="auto"/>
        <w:bottom w:val="none" w:sz="0" w:space="0" w:color="auto"/>
        <w:right w:val="none" w:sz="0" w:space="0" w:color="auto"/>
      </w:divBdr>
    </w:div>
    <w:div w:id="341786899">
      <w:bodyDiv w:val="1"/>
      <w:marLeft w:val="0"/>
      <w:marRight w:val="0"/>
      <w:marTop w:val="0"/>
      <w:marBottom w:val="0"/>
      <w:divBdr>
        <w:top w:val="none" w:sz="0" w:space="0" w:color="auto"/>
        <w:left w:val="none" w:sz="0" w:space="0" w:color="auto"/>
        <w:bottom w:val="none" w:sz="0" w:space="0" w:color="auto"/>
        <w:right w:val="none" w:sz="0" w:space="0" w:color="auto"/>
      </w:divBdr>
    </w:div>
    <w:div w:id="345329750">
      <w:bodyDiv w:val="1"/>
      <w:marLeft w:val="0"/>
      <w:marRight w:val="0"/>
      <w:marTop w:val="0"/>
      <w:marBottom w:val="0"/>
      <w:divBdr>
        <w:top w:val="none" w:sz="0" w:space="0" w:color="auto"/>
        <w:left w:val="none" w:sz="0" w:space="0" w:color="auto"/>
        <w:bottom w:val="none" w:sz="0" w:space="0" w:color="auto"/>
        <w:right w:val="none" w:sz="0" w:space="0" w:color="auto"/>
      </w:divBdr>
    </w:div>
    <w:div w:id="350957114">
      <w:bodyDiv w:val="1"/>
      <w:marLeft w:val="0"/>
      <w:marRight w:val="0"/>
      <w:marTop w:val="0"/>
      <w:marBottom w:val="0"/>
      <w:divBdr>
        <w:top w:val="none" w:sz="0" w:space="0" w:color="auto"/>
        <w:left w:val="none" w:sz="0" w:space="0" w:color="auto"/>
        <w:bottom w:val="none" w:sz="0" w:space="0" w:color="auto"/>
        <w:right w:val="none" w:sz="0" w:space="0" w:color="auto"/>
      </w:divBdr>
    </w:div>
    <w:div w:id="351953225">
      <w:bodyDiv w:val="1"/>
      <w:marLeft w:val="0"/>
      <w:marRight w:val="0"/>
      <w:marTop w:val="0"/>
      <w:marBottom w:val="0"/>
      <w:divBdr>
        <w:top w:val="none" w:sz="0" w:space="0" w:color="auto"/>
        <w:left w:val="none" w:sz="0" w:space="0" w:color="auto"/>
        <w:bottom w:val="none" w:sz="0" w:space="0" w:color="auto"/>
        <w:right w:val="none" w:sz="0" w:space="0" w:color="auto"/>
      </w:divBdr>
    </w:div>
    <w:div w:id="352270068">
      <w:bodyDiv w:val="1"/>
      <w:marLeft w:val="0"/>
      <w:marRight w:val="0"/>
      <w:marTop w:val="0"/>
      <w:marBottom w:val="0"/>
      <w:divBdr>
        <w:top w:val="none" w:sz="0" w:space="0" w:color="auto"/>
        <w:left w:val="none" w:sz="0" w:space="0" w:color="auto"/>
        <w:bottom w:val="none" w:sz="0" w:space="0" w:color="auto"/>
        <w:right w:val="none" w:sz="0" w:space="0" w:color="auto"/>
      </w:divBdr>
    </w:div>
    <w:div w:id="354307649">
      <w:bodyDiv w:val="1"/>
      <w:marLeft w:val="0"/>
      <w:marRight w:val="0"/>
      <w:marTop w:val="0"/>
      <w:marBottom w:val="0"/>
      <w:divBdr>
        <w:top w:val="none" w:sz="0" w:space="0" w:color="auto"/>
        <w:left w:val="none" w:sz="0" w:space="0" w:color="auto"/>
        <w:bottom w:val="none" w:sz="0" w:space="0" w:color="auto"/>
        <w:right w:val="none" w:sz="0" w:space="0" w:color="auto"/>
      </w:divBdr>
    </w:div>
    <w:div w:id="354384834">
      <w:bodyDiv w:val="1"/>
      <w:marLeft w:val="0"/>
      <w:marRight w:val="0"/>
      <w:marTop w:val="0"/>
      <w:marBottom w:val="0"/>
      <w:divBdr>
        <w:top w:val="none" w:sz="0" w:space="0" w:color="auto"/>
        <w:left w:val="none" w:sz="0" w:space="0" w:color="auto"/>
        <w:bottom w:val="none" w:sz="0" w:space="0" w:color="auto"/>
        <w:right w:val="none" w:sz="0" w:space="0" w:color="auto"/>
      </w:divBdr>
    </w:div>
    <w:div w:id="354423898">
      <w:bodyDiv w:val="1"/>
      <w:marLeft w:val="0"/>
      <w:marRight w:val="0"/>
      <w:marTop w:val="0"/>
      <w:marBottom w:val="0"/>
      <w:divBdr>
        <w:top w:val="none" w:sz="0" w:space="0" w:color="auto"/>
        <w:left w:val="none" w:sz="0" w:space="0" w:color="auto"/>
        <w:bottom w:val="none" w:sz="0" w:space="0" w:color="auto"/>
        <w:right w:val="none" w:sz="0" w:space="0" w:color="auto"/>
      </w:divBdr>
    </w:div>
    <w:div w:id="354886919">
      <w:bodyDiv w:val="1"/>
      <w:marLeft w:val="0"/>
      <w:marRight w:val="0"/>
      <w:marTop w:val="0"/>
      <w:marBottom w:val="0"/>
      <w:divBdr>
        <w:top w:val="none" w:sz="0" w:space="0" w:color="auto"/>
        <w:left w:val="none" w:sz="0" w:space="0" w:color="auto"/>
        <w:bottom w:val="none" w:sz="0" w:space="0" w:color="auto"/>
        <w:right w:val="none" w:sz="0" w:space="0" w:color="auto"/>
      </w:divBdr>
    </w:div>
    <w:div w:id="356466694">
      <w:bodyDiv w:val="1"/>
      <w:marLeft w:val="0"/>
      <w:marRight w:val="0"/>
      <w:marTop w:val="0"/>
      <w:marBottom w:val="0"/>
      <w:divBdr>
        <w:top w:val="none" w:sz="0" w:space="0" w:color="auto"/>
        <w:left w:val="none" w:sz="0" w:space="0" w:color="auto"/>
        <w:bottom w:val="none" w:sz="0" w:space="0" w:color="auto"/>
        <w:right w:val="none" w:sz="0" w:space="0" w:color="auto"/>
      </w:divBdr>
    </w:div>
    <w:div w:id="358508139">
      <w:bodyDiv w:val="1"/>
      <w:marLeft w:val="0"/>
      <w:marRight w:val="0"/>
      <w:marTop w:val="0"/>
      <w:marBottom w:val="0"/>
      <w:divBdr>
        <w:top w:val="none" w:sz="0" w:space="0" w:color="auto"/>
        <w:left w:val="none" w:sz="0" w:space="0" w:color="auto"/>
        <w:bottom w:val="none" w:sz="0" w:space="0" w:color="auto"/>
        <w:right w:val="none" w:sz="0" w:space="0" w:color="auto"/>
      </w:divBdr>
    </w:div>
    <w:div w:id="358632054">
      <w:bodyDiv w:val="1"/>
      <w:marLeft w:val="0"/>
      <w:marRight w:val="0"/>
      <w:marTop w:val="0"/>
      <w:marBottom w:val="0"/>
      <w:divBdr>
        <w:top w:val="none" w:sz="0" w:space="0" w:color="auto"/>
        <w:left w:val="none" w:sz="0" w:space="0" w:color="auto"/>
        <w:bottom w:val="none" w:sz="0" w:space="0" w:color="auto"/>
        <w:right w:val="none" w:sz="0" w:space="0" w:color="auto"/>
      </w:divBdr>
    </w:div>
    <w:div w:id="360084167">
      <w:bodyDiv w:val="1"/>
      <w:marLeft w:val="0"/>
      <w:marRight w:val="0"/>
      <w:marTop w:val="0"/>
      <w:marBottom w:val="0"/>
      <w:divBdr>
        <w:top w:val="none" w:sz="0" w:space="0" w:color="auto"/>
        <w:left w:val="none" w:sz="0" w:space="0" w:color="auto"/>
        <w:bottom w:val="none" w:sz="0" w:space="0" w:color="auto"/>
        <w:right w:val="none" w:sz="0" w:space="0" w:color="auto"/>
      </w:divBdr>
    </w:div>
    <w:div w:id="362173312">
      <w:bodyDiv w:val="1"/>
      <w:marLeft w:val="0"/>
      <w:marRight w:val="0"/>
      <w:marTop w:val="0"/>
      <w:marBottom w:val="0"/>
      <w:divBdr>
        <w:top w:val="none" w:sz="0" w:space="0" w:color="auto"/>
        <w:left w:val="none" w:sz="0" w:space="0" w:color="auto"/>
        <w:bottom w:val="none" w:sz="0" w:space="0" w:color="auto"/>
        <w:right w:val="none" w:sz="0" w:space="0" w:color="auto"/>
      </w:divBdr>
    </w:div>
    <w:div w:id="364793824">
      <w:bodyDiv w:val="1"/>
      <w:marLeft w:val="0"/>
      <w:marRight w:val="0"/>
      <w:marTop w:val="0"/>
      <w:marBottom w:val="0"/>
      <w:divBdr>
        <w:top w:val="none" w:sz="0" w:space="0" w:color="auto"/>
        <w:left w:val="none" w:sz="0" w:space="0" w:color="auto"/>
        <w:bottom w:val="none" w:sz="0" w:space="0" w:color="auto"/>
        <w:right w:val="none" w:sz="0" w:space="0" w:color="auto"/>
      </w:divBdr>
    </w:div>
    <w:div w:id="365061548">
      <w:bodyDiv w:val="1"/>
      <w:marLeft w:val="0"/>
      <w:marRight w:val="0"/>
      <w:marTop w:val="0"/>
      <w:marBottom w:val="0"/>
      <w:divBdr>
        <w:top w:val="none" w:sz="0" w:space="0" w:color="auto"/>
        <w:left w:val="none" w:sz="0" w:space="0" w:color="auto"/>
        <w:bottom w:val="none" w:sz="0" w:space="0" w:color="auto"/>
        <w:right w:val="none" w:sz="0" w:space="0" w:color="auto"/>
      </w:divBdr>
    </w:div>
    <w:div w:id="366640196">
      <w:bodyDiv w:val="1"/>
      <w:marLeft w:val="0"/>
      <w:marRight w:val="0"/>
      <w:marTop w:val="0"/>
      <w:marBottom w:val="0"/>
      <w:divBdr>
        <w:top w:val="none" w:sz="0" w:space="0" w:color="auto"/>
        <w:left w:val="none" w:sz="0" w:space="0" w:color="auto"/>
        <w:bottom w:val="none" w:sz="0" w:space="0" w:color="auto"/>
        <w:right w:val="none" w:sz="0" w:space="0" w:color="auto"/>
      </w:divBdr>
    </w:div>
    <w:div w:id="368456848">
      <w:bodyDiv w:val="1"/>
      <w:marLeft w:val="0"/>
      <w:marRight w:val="0"/>
      <w:marTop w:val="0"/>
      <w:marBottom w:val="0"/>
      <w:divBdr>
        <w:top w:val="none" w:sz="0" w:space="0" w:color="auto"/>
        <w:left w:val="none" w:sz="0" w:space="0" w:color="auto"/>
        <w:bottom w:val="none" w:sz="0" w:space="0" w:color="auto"/>
        <w:right w:val="none" w:sz="0" w:space="0" w:color="auto"/>
      </w:divBdr>
    </w:div>
    <w:div w:id="369648042">
      <w:bodyDiv w:val="1"/>
      <w:marLeft w:val="0"/>
      <w:marRight w:val="0"/>
      <w:marTop w:val="0"/>
      <w:marBottom w:val="0"/>
      <w:divBdr>
        <w:top w:val="none" w:sz="0" w:space="0" w:color="auto"/>
        <w:left w:val="none" w:sz="0" w:space="0" w:color="auto"/>
        <w:bottom w:val="none" w:sz="0" w:space="0" w:color="auto"/>
        <w:right w:val="none" w:sz="0" w:space="0" w:color="auto"/>
      </w:divBdr>
    </w:div>
    <w:div w:id="372312733">
      <w:bodyDiv w:val="1"/>
      <w:marLeft w:val="0"/>
      <w:marRight w:val="0"/>
      <w:marTop w:val="0"/>
      <w:marBottom w:val="0"/>
      <w:divBdr>
        <w:top w:val="none" w:sz="0" w:space="0" w:color="auto"/>
        <w:left w:val="none" w:sz="0" w:space="0" w:color="auto"/>
        <w:bottom w:val="none" w:sz="0" w:space="0" w:color="auto"/>
        <w:right w:val="none" w:sz="0" w:space="0" w:color="auto"/>
      </w:divBdr>
      <w:divsChild>
        <w:div w:id="1396246531">
          <w:marLeft w:val="480"/>
          <w:marRight w:val="0"/>
          <w:marTop w:val="0"/>
          <w:marBottom w:val="0"/>
          <w:divBdr>
            <w:top w:val="none" w:sz="0" w:space="0" w:color="auto"/>
            <w:left w:val="none" w:sz="0" w:space="0" w:color="auto"/>
            <w:bottom w:val="none" w:sz="0" w:space="0" w:color="auto"/>
            <w:right w:val="none" w:sz="0" w:space="0" w:color="auto"/>
          </w:divBdr>
        </w:div>
        <w:div w:id="1751199438">
          <w:marLeft w:val="480"/>
          <w:marRight w:val="0"/>
          <w:marTop w:val="0"/>
          <w:marBottom w:val="0"/>
          <w:divBdr>
            <w:top w:val="none" w:sz="0" w:space="0" w:color="auto"/>
            <w:left w:val="none" w:sz="0" w:space="0" w:color="auto"/>
            <w:bottom w:val="none" w:sz="0" w:space="0" w:color="auto"/>
            <w:right w:val="none" w:sz="0" w:space="0" w:color="auto"/>
          </w:divBdr>
        </w:div>
        <w:div w:id="514928184">
          <w:marLeft w:val="480"/>
          <w:marRight w:val="0"/>
          <w:marTop w:val="0"/>
          <w:marBottom w:val="0"/>
          <w:divBdr>
            <w:top w:val="none" w:sz="0" w:space="0" w:color="auto"/>
            <w:left w:val="none" w:sz="0" w:space="0" w:color="auto"/>
            <w:bottom w:val="none" w:sz="0" w:space="0" w:color="auto"/>
            <w:right w:val="none" w:sz="0" w:space="0" w:color="auto"/>
          </w:divBdr>
        </w:div>
        <w:div w:id="699864859">
          <w:marLeft w:val="480"/>
          <w:marRight w:val="0"/>
          <w:marTop w:val="0"/>
          <w:marBottom w:val="0"/>
          <w:divBdr>
            <w:top w:val="none" w:sz="0" w:space="0" w:color="auto"/>
            <w:left w:val="none" w:sz="0" w:space="0" w:color="auto"/>
            <w:bottom w:val="none" w:sz="0" w:space="0" w:color="auto"/>
            <w:right w:val="none" w:sz="0" w:space="0" w:color="auto"/>
          </w:divBdr>
        </w:div>
        <w:div w:id="142747433">
          <w:marLeft w:val="480"/>
          <w:marRight w:val="0"/>
          <w:marTop w:val="0"/>
          <w:marBottom w:val="0"/>
          <w:divBdr>
            <w:top w:val="none" w:sz="0" w:space="0" w:color="auto"/>
            <w:left w:val="none" w:sz="0" w:space="0" w:color="auto"/>
            <w:bottom w:val="none" w:sz="0" w:space="0" w:color="auto"/>
            <w:right w:val="none" w:sz="0" w:space="0" w:color="auto"/>
          </w:divBdr>
        </w:div>
        <w:div w:id="1555773332">
          <w:marLeft w:val="480"/>
          <w:marRight w:val="0"/>
          <w:marTop w:val="0"/>
          <w:marBottom w:val="0"/>
          <w:divBdr>
            <w:top w:val="none" w:sz="0" w:space="0" w:color="auto"/>
            <w:left w:val="none" w:sz="0" w:space="0" w:color="auto"/>
            <w:bottom w:val="none" w:sz="0" w:space="0" w:color="auto"/>
            <w:right w:val="none" w:sz="0" w:space="0" w:color="auto"/>
          </w:divBdr>
        </w:div>
        <w:div w:id="1037042429">
          <w:marLeft w:val="480"/>
          <w:marRight w:val="0"/>
          <w:marTop w:val="0"/>
          <w:marBottom w:val="0"/>
          <w:divBdr>
            <w:top w:val="none" w:sz="0" w:space="0" w:color="auto"/>
            <w:left w:val="none" w:sz="0" w:space="0" w:color="auto"/>
            <w:bottom w:val="none" w:sz="0" w:space="0" w:color="auto"/>
            <w:right w:val="none" w:sz="0" w:space="0" w:color="auto"/>
          </w:divBdr>
        </w:div>
        <w:div w:id="796263224">
          <w:marLeft w:val="480"/>
          <w:marRight w:val="0"/>
          <w:marTop w:val="0"/>
          <w:marBottom w:val="0"/>
          <w:divBdr>
            <w:top w:val="none" w:sz="0" w:space="0" w:color="auto"/>
            <w:left w:val="none" w:sz="0" w:space="0" w:color="auto"/>
            <w:bottom w:val="none" w:sz="0" w:space="0" w:color="auto"/>
            <w:right w:val="none" w:sz="0" w:space="0" w:color="auto"/>
          </w:divBdr>
        </w:div>
        <w:div w:id="2130008859">
          <w:marLeft w:val="480"/>
          <w:marRight w:val="0"/>
          <w:marTop w:val="0"/>
          <w:marBottom w:val="0"/>
          <w:divBdr>
            <w:top w:val="none" w:sz="0" w:space="0" w:color="auto"/>
            <w:left w:val="none" w:sz="0" w:space="0" w:color="auto"/>
            <w:bottom w:val="none" w:sz="0" w:space="0" w:color="auto"/>
            <w:right w:val="none" w:sz="0" w:space="0" w:color="auto"/>
          </w:divBdr>
        </w:div>
        <w:div w:id="1349599813">
          <w:marLeft w:val="480"/>
          <w:marRight w:val="0"/>
          <w:marTop w:val="0"/>
          <w:marBottom w:val="0"/>
          <w:divBdr>
            <w:top w:val="none" w:sz="0" w:space="0" w:color="auto"/>
            <w:left w:val="none" w:sz="0" w:space="0" w:color="auto"/>
            <w:bottom w:val="none" w:sz="0" w:space="0" w:color="auto"/>
            <w:right w:val="none" w:sz="0" w:space="0" w:color="auto"/>
          </w:divBdr>
        </w:div>
        <w:div w:id="1754355403">
          <w:marLeft w:val="480"/>
          <w:marRight w:val="0"/>
          <w:marTop w:val="0"/>
          <w:marBottom w:val="0"/>
          <w:divBdr>
            <w:top w:val="none" w:sz="0" w:space="0" w:color="auto"/>
            <w:left w:val="none" w:sz="0" w:space="0" w:color="auto"/>
            <w:bottom w:val="none" w:sz="0" w:space="0" w:color="auto"/>
            <w:right w:val="none" w:sz="0" w:space="0" w:color="auto"/>
          </w:divBdr>
        </w:div>
        <w:div w:id="1299068843">
          <w:marLeft w:val="480"/>
          <w:marRight w:val="0"/>
          <w:marTop w:val="0"/>
          <w:marBottom w:val="0"/>
          <w:divBdr>
            <w:top w:val="none" w:sz="0" w:space="0" w:color="auto"/>
            <w:left w:val="none" w:sz="0" w:space="0" w:color="auto"/>
            <w:bottom w:val="none" w:sz="0" w:space="0" w:color="auto"/>
            <w:right w:val="none" w:sz="0" w:space="0" w:color="auto"/>
          </w:divBdr>
        </w:div>
        <w:div w:id="1152720866">
          <w:marLeft w:val="480"/>
          <w:marRight w:val="0"/>
          <w:marTop w:val="0"/>
          <w:marBottom w:val="0"/>
          <w:divBdr>
            <w:top w:val="none" w:sz="0" w:space="0" w:color="auto"/>
            <w:left w:val="none" w:sz="0" w:space="0" w:color="auto"/>
            <w:bottom w:val="none" w:sz="0" w:space="0" w:color="auto"/>
            <w:right w:val="none" w:sz="0" w:space="0" w:color="auto"/>
          </w:divBdr>
        </w:div>
        <w:div w:id="832991445">
          <w:marLeft w:val="480"/>
          <w:marRight w:val="0"/>
          <w:marTop w:val="0"/>
          <w:marBottom w:val="0"/>
          <w:divBdr>
            <w:top w:val="none" w:sz="0" w:space="0" w:color="auto"/>
            <w:left w:val="none" w:sz="0" w:space="0" w:color="auto"/>
            <w:bottom w:val="none" w:sz="0" w:space="0" w:color="auto"/>
            <w:right w:val="none" w:sz="0" w:space="0" w:color="auto"/>
          </w:divBdr>
        </w:div>
        <w:div w:id="1230535452">
          <w:marLeft w:val="480"/>
          <w:marRight w:val="0"/>
          <w:marTop w:val="0"/>
          <w:marBottom w:val="0"/>
          <w:divBdr>
            <w:top w:val="none" w:sz="0" w:space="0" w:color="auto"/>
            <w:left w:val="none" w:sz="0" w:space="0" w:color="auto"/>
            <w:bottom w:val="none" w:sz="0" w:space="0" w:color="auto"/>
            <w:right w:val="none" w:sz="0" w:space="0" w:color="auto"/>
          </w:divBdr>
        </w:div>
        <w:div w:id="358241942">
          <w:marLeft w:val="480"/>
          <w:marRight w:val="0"/>
          <w:marTop w:val="0"/>
          <w:marBottom w:val="0"/>
          <w:divBdr>
            <w:top w:val="none" w:sz="0" w:space="0" w:color="auto"/>
            <w:left w:val="none" w:sz="0" w:space="0" w:color="auto"/>
            <w:bottom w:val="none" w:sz="0" w:space="0" w:color="auto"/>
            <w:right w:val="none" w:sz="0" w:space="0" w:color="auto"/>
          </w:divBdr>
        </w:div>
        <w:div w:id="1605847870">
          <w:marLeft w:val="480"/>
          <w:marRight w:val="0"/>
          <w:marTop w:val="0"/>
          <w:marBottom w:val="0"/>
          <w:divBdr>
            <w:top w:val="none" w:sz="0" w:space="0" w:color="auto"/>
            <w:left w:val="none" w:sz="0" w:space="0" w:color="auto"/>
            <w:bottom w:val="none" w:sz="0" w:space="0" w:color="auto"/>
            <w:right w:val="none" w:sz="0" w:space="0" w:color="auto"/>
          </w:divBdr>
        </w:div>
      </w:divsChild>
    </w:div>
    <w:div w:id="375084319">
      <w:bodyDiv w:val="1"/>
      <w:marLeft w:val="0"/>
      <w:marRight w:val="0"/>
      <w:marTop w:val="0"/>
      <w:marBottom w:val="0"/>
      <w:divBdr>
        <w:top w:val="none" w:sz="0" w:space="0" w:color="auto"/>
        <w:left w:val="none" w:sz="0" w:space="0" w:color="auto"/>
        <w:bottom w:val="none" w:sz="0" w:space="0" w:color="auto"/>
        <w:right w:val="none" w:sz="0" w:space="0" w:color="auto"/>
      </w:divBdr>
    </w:div>
    <w:div w:id="376517017">
      <w:bodyDiv w:val="1"/>
      <w:marLeft w:val="0"/>
      <w:marRight w:val="0"/>
      <w:marTop w:val="0"/>
      <w:marBottom w:val="0"/>
      <w:divBdr>
        <w:top w:val="none" w:sz="0" w:space="0" w:color="auto"/>
        <w:left w:val="none" w:sz="0" w:space="0" w:color="auto"/>
        <w:bottom w:val="none" w:sz="0" w:space="0" w:color="auto"/>
        <w:right w:val="none" w:sz="0" w:space="0" w:color="auto"/>
      </w:divBdr>
    </w:div>
    <w:div w:id="377439933">
      <w:bodyDiv w:val="1"/>
      <w:marLeft w:val="0"/>
      <w:marRight w:val="0"/>
      <w:marTop w:val="0"/>
      <w:marBottom w:val="0"/>
      <w:divBdr>
        <w:top w:val="none" w:sz="0" w:space="0" w:color="auto"/>
        <w:left w:val="none" w:sz="0" w:space="0" w:color="auto"/>
        <w:bottom w:val="none" w:sz="0" w:space="0" w:color="auto"/>
        <w:right w:val="none" w:sz="0" w:space="0" w:color="auto"/>
      </w:divBdr>
    </w:div>
    <w:div w:id="378746979">
      <w:bodyDiv w:val="1"/>
      <w:marLeft w:val="0"/>
      <w:marRight w:val="0"/>
      <w:marTop w:val="0"/>
      <w:marBottom w:val="0"/>
      <w:divBdr>
        <w:top w:val="none" w:sz="0" w:space="0" w:color="auto"/>
        <w:left w:val="none" w:sz="0" w:space="0" w:color="auto"/>
        <w:bottom w:val="none" w:sz="0" w:space="0" w:color="auto"/>
        <w:right w:val="none" w:sz="0" w:space="0" w:color="auto"/>
      </w:divBdr>
    </w:div>
    <w:div w:id="380522861">
      <w:bodyDiv w:val="1"/>
      <w:marLeft w:val="0"/>
      <w:marRight w:val="0"/>
      <w:marTop w:val="0"/>
      <w:marBottom w:val="0"/>
      <w:divBdr>
        <w:top w:val="none" w:sz="0" w:space="0" w:color="auto"/>
        <w:left w:val="none" w:sz="0" w:space="0" w:color="auto"/>
        <w:bottom w:val="none" w:sz="0" w:space="0" w:color="auto"/>
        <w:right w:val="none" w:sz="0" w:space="0" w:color="auto"/>
      </w:divBdr>
    </w:div>
    <w:div w:id="381826487">
      <w:bodyDiv w:val="1"/>
      <w:marLeft w:val="0"/>
      <w:marRight w:val="0"/>
      <w:marTop w:val="0"/>
      <w:marBottom w:val="0"/>
      <w:divBdr>
        <w:top w:val="none" w:sz="0" w:space="0" w:color="auto"/>
        <w:left w:val="none" w:sz="0" w:space="0" w:color="auto"/>
        <w:bottom w:val="none" w:sz="0" w:space="0" w:color="auto"/>
        <w:right w:val="none" w:sz="0" w:space="0" w:color="auto"/>
      </w:divBdr>
    </w:div>
    <w:div w:id="382145450">
      <w:bodyDiv w:val="1"/>
      <w:marLeft w:val="0"/>
      <w:marRight w:val="0"/>
      <w:marTop w:val="0"/>
      <w:marBottom w:val="0"/>
      <w:divBdr>
        <w:top w:val="none" w:sz="0" w:space="0" w:color="auto"/>
        <w:left w:val="none" w:sz="0" w:space="0" w:color="auto"/>
        <w:bottom w:val="none" w:sz="0" w:space="0" w:color="auto"/>
        <w:right w:val="none" w:sz="0" w:space="0" w:color="auto"/>
      </w:divBdr>
    </w:div>
    <w:div w:id="387072735">
      <w:bodyDiv w:val="1"/>
      <w:marLeft w:val="0"/>
      <w:marRight w:val="0"/>
      <w:marTop w:val="0"/>
      <w:marBottom w:val="0"/>
      <w:divBdr>
        <w:top w:val="none" w:sz="0" w:space="0" w:color="auto"/>
        <w:left w:val="none" w:sz="0" w:space="0" w:color="auto"/>
        <w:bottom w:val="none" w:sz="0" w:space="0" w:color="auto"/>
        <w:right w:val="none" w:sz="0" w:space="0" w:color="auto"/>
      </w:divBdr>
    </w:div>
    <w:div w:id="387455017">
      <w:bodyDiv w:val="1"/>
      <w:marLeft w:val="0"/>
      <w:marRight w:val="0"/>
      <w:marTop w:val="0"/>
      <w:marBottom w:val="0"/>
      <w:divBdr>
        <w:top w:val="none" w:sz="0" w:space="0" w:color="auto"/>
        <w:left w:val="none" w:sz="0" w:space="0" w:color="auto"/>
        <w:bottom w:val="none" w:sz="0" w:space="0" w:color="auto"/>
        <w:right w:val="none" w:sz="0" w:space="0" w:color="auto"/>
      </w:divBdr>
    </w:div>
    <w:div w:id="390348467">
      <w:bodyDiv w:val="1"/>
      <w:marLeft w:val="0"/>
      <w:marRight w:val="0"/>
      <w:marTop w:val="0"/>
      <w:marBottom w:val="0"/>
      <w:divBdr>
        <w:top w:val="none" w:sz="0" w:space="0" w:color="auto"/>
        <w:left w:val="none" w:sz="0" w:space="0" w:color="auto"/>
        <w:bottom w:val="none" w:sz="0" w:space="0" w:color="auto"/>
        <w:right w:val="none" w:sz="0" w:space="0" w:color="auto"/>
      </w:divBdr>
    </w:div>
    <w:div w:id="391463904">
      <w:bodyDiv w:val="1"/>
      <w:marLeft w:val="0"/>
      <w:marRight w:val="0"/>
      <w:marTop w:val="0"/>
      <w:marBottom w:val="0"/>
      <w:divBdr>
        <w:top w:val="none" w:sz="0" w:space="0" w:color="auto"/>
        <w:left w:val="none" w:sz="0" w:space="0" w:color="auto"/>
        <w:bottom w:val="none" w:sz="0" w:space="0" w:color="auto"/>
        <w:right w:val="none" w:sz="0" w:space="0" w:color="auto"/>
      </w:divBdr>
    </w:div>
    <w:div w:id="392896031">
      <w:bodyDiv w:val="1"/>
      <w:marLeft w:val="0"/>
      <w:marRight w:val="0"/>
      <w:marTop w:val="0"/>
      <w:marBottom w:val="0"/>
      <w:divBdr>
        <w:top w:val="none" w:sz="0" w:space="0" w:color="auto"/>
        <w:left w:val="none" w:sz="0" w:space="0" w:color="auto"/>
        <w:bottom w:val="none" w:sz="0" w:space="0" w:color="auto"/>
        <w:right w:val="none" w:sz="0" w:space="0" w:color="auto"/>
      </w:divBdr>
    </w:div>
    <w:div w:id="393117271">
      <w:bodyDiv w:val="1"/>
      <w:marLeft w:val="0"/>
      <w:marRight w:val="0"/>
      <w:marTop w:val="0"/>
      <w:marBottom w:val="0"/>
      <w:divBdr>
        <w:top w:val="none" w:sz="0" w:space="0" w:color="auto"/>
        <w:left w:val="none" w:sz="0" w:space="0" w:color="auto"/>
        <w:bottom w:val="none" w:sz="0" w:space="0" w:color="auto"/>
        <w:right w:val="none" w:sz="0" w:space="0" w:color="auto"/>
      </w:divBdr>
    </w:div>
    <w:div w:id="393158837">
      <w:bodyDiv w:val="1"/>
      <w:marLeft w:val="0"/>
      <w:marRight w:val="0"/>
      <w:marTop w:val="0"/>
      <w:marBottom w:val="0"/>
      <w:divBdr>
        <w:top w:val="none" w:sz="0" w:space="0" w:color="auto"/>
        <w:left w:val="none" w:sz="0" w:space="0" w:color="auto"/>
        <w:bottom w:val="none" w:sz="0" w:space="0" w:color="auto"/>
        <w:right w:val="none" w:sz="0" w:space="0" w:color="auto"/>
      </w:divBdr>
    </w:div>
    <w:div w:id="396367327">
      <w:bodyDiv w:val="1"/>
      <w:marLeft w:val="0"/>
      <w:marRight w:val="0"/>
      <w:marTop w:val="0"/>
      <w:marBottom w:val="0"/>
      <w:divBdr>
        <w:top w:val="none" w:sz="0" w:space="0" w:color="auto"/>
        <w:left w:val="none" w:sz="0" w:space="0" w:color="auto"/>
        <w:bottom w:val="none" w:sz="0" w:space="0" w:color="auto"/>
        <w:right w:val="none" w:sz="0" w:space="0" w:color="auto"/>
      </w:divBdr>
    </w:div>
    <w:div w:id="397485440">
      <w:bodyDiv w:val="1"/>
      <w:marLeft w:val="0"/>
      <w:marRight w:val="0"/>
      <w:marTop w:val="0"/>
      <w:marBottom w:val="0"/>
      <w:divBdr>
        <w:top w:val="none" w:sz="0" w:space="0" w:color="auto"/>
        <w:left w:val="none" w:sz="0" w:space="0" w:color="auto"/>
        <w:bottom w:val="none" w:sz="0" w:space="0" w:color="auto"/>
        <w:right w:val="none" w:sz="0" w:space="0" w:color="auto"/>
      </w:divBdr>
    </w:div>
    <w:div w:id="397749656">
      <w:bodyDiv w:val="1"/>
      <w:marLeft w:val="0"/>
      <w:marRight w:val="0"/>
      <w:marTop w:val="0"/>
      <w:marBottom w:val="0"/>
      <w:divBdr>
        <w:top w:val="none" w:sz="0" w:space="0" w:color="auto"/>
        <w:left w:val="none" w:sz="0" w:space="0" w:color="auto"/>
        <w:bottom w:val="none" w:sz="0" w:space="0" w:color="auto"/>
        <w:right w:val="none" w:sz="0" w:space="0" w:color="auto"/>
      </w:divBdr>
    </w:div>
    <w:div w:id="398597599">
      <w:bodyDiv w:val="1"/>
      <w:marLeft w:val="0"/>
      <w:marRight w:val="0"/>
      <w:marTop w:val="0"/>
      <w:marBottom w:val="0"/>
      <w:divBdr>
        <w:top w:val="none" w:sz="0" w:space="0" w:color="auto"/>
        <w:left w:val="none" w:sz="0" w:space="0" w:color="auto"/>
        <w:bottom w:val="none" w:sz="0" w:space="0" w:color="auto"/>
        <w:right w:val="none" w:sz="0" w:space="0" w:color="auto"/>
      </w:divBdr>
    </w:div>
    <w:div w:id="400375112">
      <w:bodyDiv w:val="1"/>
      <w:marLeft w:val="0"/>
      <w:marRight w:val="0"/>
      <w:marTop w:val="0"/>
      <w:marBottom w:val="0"/>
      <w:divBdr>
        <w:top w:val="none" w:sz="0" w:space="0" w:color="auto"/>
        <w:left w:val="none" w:sz="0" w:space="0" w:color="auto"/>
        <w:bottom w:val="none" w:sz="0" w:space="0" w:color="auto"/>
        <w:right w:val="none" w:sz="0" w:space="0" w:color="auto"/>
      </w:divBdr>
    </w:div>
    <w:div w:id="401879050">
      <w:bodyDiv w:val="1"/>
      <w:marLeft w:val="0"/>
      <w:marRight w:val="0"/>
      <w:marTop w:val="0"/>
      <w:marBottom w:val="0"/>
      <w:divBdr>
        <w:top w:val="none" w:sz="0" w:space="0" w:color="auto"/>
        <w:left w:val="none" w:sz="0" w:space="0" w:color="auto"/>
        <w:bottom w:val="none" w:sz="0" w:space="0" w:color="auto"/>
        <w:right w:val="none" w:sz="0" w:space="0" w:color="auto"/>
      </w:divBdr>
    </w:div>
    <w:div w:id="402148361">
      <w:bodyDiv w:val="1"/>
      <w:marLeft w:val="0"/>
      <w:marRight w:val="0"/>
      <w:marTop w:val="0"/>
      <w:marBottom w:val="0"/>
      <w:divBdr>
        <w:top w:val="none" w:sz="0" w:space="0" w:color="auto"/>
        <w:left w:val="none" w:sz="0" w:space="0" w:color="auto"/>
        <w:bottom w:val="none" w:sz="0" w:space="0" w:color="auto"/>
        <w:right w:val="none" w:sz="0" w:space="0" w:color="auto"/>
      </w:divBdr>
    </w:div>
    <w:div w:id="407843175">
      <w:bodyDiv w:val="1"/>
      <w:marLeft w:val="0"/>
      <w:marRight w:val="0"/>
      <w:marTop w:val="0"/>
      <w:marBottom w:val="0"/>
      <w:divBdr>
        <w:top w:val="none" w:sz="0" w:space="0" w:color="auto"/>
        <w:left w:val="none" w:sz="0" w:space="0" w:color="auto"/>
        <w:bottom w:val="none" w:sz="0" w:space="0" w:color="auto"/>
        <w:right w:val="none" w:sz="0" w:space="0" w:color="auto"/>
      </w:divBdr>
    </w:div>
    <w:div w:id="408846167">
      <w:bodyDiv w:val="1"/>
      <w:marLeft w:val="0"/>
      <w:marRight w:val="0"/>
      <w:marTop w:val="0"/>
      <w:marBottom w:val="0"/>
      <w:divBdr>
        <w:top w:val="none" w:sz="0" w:space="0" w:color="auto"/>
        <w:left w:val="none" w:sz="0" w:space="0" w:color="auto"/>
        <w:bottom w:val="none" w:sz="0" w:space="0" w:color="auto"/>
        <w:right w:val="none" w:sz="0" w:space="0" w:color="auto"/>
      </w:divBdr>
    </w:div>
    <w:div w:id="413167607">
      <w:bodyDiv w:val="1"/>
      <w:marLeft w:val="0"/>
      <w:marRight w:val="0"/>
      <w:marTop w:val="0"/>
      <w:marBottom w:val="0"/>
      <w:divBdr>
        <w:top w:val="none" w:sz="0" w:space="0" w:color="auto"/>
        <w:left w:val="none" w:sz="0" w:space="0" w:color="auto"/>
        <w:bottom w:val="none" w:sz="0" w:space="0" w:color="auto"/>
        <w:right w:val="none" w:sz="0" w:space="0" w:color="auto"/>
      </w:divBdr>
    </w:div>
    <w:div w:id="413622596">
      <w:bodyDiv w:val="1"/>
      <w:marLeft w:val="0"/>
      <w:marRight w:val="0"/>
      <w:marTop w:val="0"/>
      <w:marBottom w:val="0"/>
      <w:divBdr>
        <w:top w:val="none" w:sz="0" w:space="0" w:color="auto"/>
        <w:left w:val="none" w:sz="0" w:space="0" w:color="auto"/>
        <w:bottom w:val="none" w:sz="0" w:space="0" w:color="auto"/>
        <w:right w:val="none" w:sz="0" w:space="0" w:color="auto"/>
      </w:divBdr>
    </w:div>
    <w:div w:id="414520804">
      <w:bodyDiv w:val="1"/>
      <w:marLeft w:val="0"/>
      <w:marRight w:val="0"/>
      <w:marTop w:val="0"/>
      <w:marBottom w:val="0"/>
      <w:divBdr>
        <w:top w:val="none" w:sz="0" w:space="0" w:color="auto"/>
        <w:left w:val="none" w:sz="0" w:space="0" w:color="auto"/>
        <w:bottom w:val="none" w:sz="0" w:space="0" w:color="auto"/>
        <w:right w:val="none" w:sz="0" w:space="0" w:color="auto"/>
      </w:divBdr>
    </w:div>
    <w:div w:id="415395498">
      <w:bodyDiv w:val="1"/>
      <w:marLeft w:val="0"/>
      <w:marRight w:val="0"/>
      <w:marTop w:val="0"/>
      <w:marBottom w:val="0"/>
      <w:divBdr>
        <w:top w:val="none" w:sz="0" w:space="0" w:color="auto"/>
        <w:left w:val="none" w:sz="0" w:space="0" w:color="auto"/>
        <w:bottom w:val="none" w:sz="0" w:space="0" w:color="auto"/>
        <w:right w:val="none" w:sz="0" w:space="0" w:color="auto"/>
      </w:divBdr>
    </w:div>
    <w:div w:id="417217560">
      <w:bodyDiv w:val="1"/>
      <w:marLeft w:val="0"/>
      <w:marRight w:val="0"/>
      <w:marTop w:val="0"/>
      <w:marBottom w:val="0"/>
      <w:divBdr>
        <w:top w:val="none" w:sz="0" w:space="0" w:color="auto"/>
        <w:left w:val="none" w:sz="0" w:space="0" w:color="auto"/>
        <w:bottom w:val="none" w:sz="0" w:space="0" w:color="auto"/>
        <w:right w:val="none" w:sz="0" w:space="0" w:color="auto"/>
      </w:divBdr>
    </w:div>
    <w:div w:id="417874124">
      <w:bodyDiv w:val="1"/>
      <w:marLeft w:val="0"/>
      <w:marRight w:val="0"/>
      <w:marTop w:val="0"/>
      <w:marBottom w:val="0"/>
      <w:divBdr>
        <w:top w:val="none" w:sz="0" w:space="0" w:color="auto"/>
        <w:left w:val="none" w:sz="0" w:space="0" w:color="auto"/>
        <w:bottom w:val="none" w:sz="0" w:space="0" w:color="auto"/>
        <w:right w:val="none" w:sz="0" w:space="0" w:color="auto"/>
      </w:divBdr>
    </w:div>
    <w:div w:id="419452976">
      <w:bodyDiv w:val="1"/>
      <w:marLeft w:val="0"/>
      <w:marRight w:val="0"/>
      <w:marTop w:val="0"/>
      <w:marBottom w:val="0"/>
      <w:divBdr>
        <w:top w:val="none" w:sz="0" w:space="0" w:color="auto"/>
        <w:left w:val="none" w:sz="0" w:space="0" w:color="auto"/>
        <w:bottom w:val="none" w:sz="0" w:space="0" w:color="auto"/>
        <w:right w:val="none" w:sz="0" w:space="0" w:color="auto"/>
      </w:divBdr>
    </w:div>
    <w:div w:id="421027809">
      <w:bodyDiv w:val="1"/>
      <w:marLeft w:val="0"/>
      <w:marRight w:val="0"/>
      <w:marTop w:val="0"/>
      <w:marBottom w:val="0"/>
      <w:divBdr>
        <w:top w:val="none" w:sz="0" w:space="0" w:color="auto"/>
        <w:left w:val="none" w:sz="0" w:space="0" w:color="auto"/>
        <w:bottom w:val="none" w:sz="0" w:space="0" w:color="auto"/>
        <w:right w:val="none" w:sz="0" w:space="0" w:color="auto"/>
      </w:divBdr>
    </w:div>
    <w:div w:id="421529778">
      <w:bodyDiv w:val="1"/>
      <w:marLeft w:val="0"/>
      <w:marRight w:val="0"/>
      <w:marTop w:val="0"/>
      <w:marBottom w:val="0"/>
      <w:divBdr>
        <w:top w:val="none" w:sz="0" w:space="0" w:color="auto"/>
        <w:left w:val="none" w:sz="0" w:space="0" w:color="auto"/>
        <w:bottom w:val="none" w:sz="0" w:space="0" w:color="auto"/>
        <w:right w:val="none" w:sz="0" w:space="0" w:color="auto"/>
      </w:divBdr>
    </w:div>
    <w:div w:id="426317078">
      <w:bodyDiv w:val="1"/>
      <w:marLeft w:val="0"/>
      <w:marRight w:val="0"/>
      <w:marTop w:val="0"/>
      <w:marBottom w:val="0"/>
      <w:divBdr>
        <w:top w:val="none" w:sz="0" w:space="0" w:color="auto"/>
        <w:left w:val="none" w:sz="0" w:space="0" w:color="auto"/>
        <w:bottom w:val="none" w:sz="0" w:space="0" w:color="auto"/>
        <w:right w:val="none" w:sz="0" w:space="0" w:color="auto"/>
      </w:divBdr>
    </w:div>
    <w:div w:id="426578060">
      <w:bodyDiv w:val="1"/>
      <w:marLeft w:val="0"/>
      <w:marRight w:val="0"/>
      <w:marTop w:val="0"/>
      <w:marBottom w:val="0"/>
      <w:divBdr>
        <w:top w:val="none" w:sz="0" w:space="0" w:color="auto"/>
        <w:left w:val="none" w:sz="0" w:space="0" w:color="auto"/>
        <w:bottom w:val="none" w:sz="0" w:space="0" w:color="auto"/>
        <w:right w:val="none" w:sz="0" w:space="0" w:color="auto"/>
      </w:divBdr>
    </w:div>
    <w:div w:id="429812572">
      <w:bodyDiv w:val="1"/>
      <w:marLeft w:val="0"/>
      <w:marRight w:val="0"/>
      <w:marTop w:val="0"/>
      <w:marBottom w:val="0"/>
      <w:divBdr>
        <w:top w:val="none" w:sz="0" w:space="0" w:color="auto"/>
        <w:left w:val="none" w:sz="0" w:space="0" w:color="auto"/>
        <w:bottom w:val="none" w:sz="0" w:space="0" w:color="auto"/>
        <w:right w:val="none" w:sz="0" w:space="0" w:color="auto"/>
      </w:divBdr>
    </w:div>
    <w:div w:id="431517865">
      <w:bodyDiv w:val="1"/>
      <w:marLeft w:val="0"/>
      <w:marRight w:val="0"/>
      <w:marTop w:val="0"/>
      <w:marBottom w:val="0"/>
      <w:divBdr>
        <w:top w:val="none" w:sz="0" w:space="0" w:color="auto"/>
        <w:left w:val="none" w:sz="0" w:space="0" w:color="auto"/>
        <w:bottom w:val="none" w:sz="0" w:space="0" w:color="auto"/>
        <w:right w:val="none" w:sz="0" w:space="0" w:color="auto"/>
      </w:divBdr>
    </w:div>
    <w:div w:id="434524543">
      <w:bodyDiv w:val="1"/>
      <w:marLeft w:val="0"/>
      <w:marRight w:val="0"/>
      <w:marTop w:val="0"/>
      <w:marBottom w:val="0"/>
      <w:divBdr>
        <w:top w:val="none" w:sz="0" w:space="0" w:color="auto"/>
        <w:left w:val="none" w:sz="0" w:space="0" w:color="auto"/>
        <w:bottom w:val="none" w:sz="0" w:space="0" w:color="auto"/>
        <w:right w:val="none" w:sz="0" w:space="0" w:color="auto"/>
      </w:divBdr>
    </w:div>
    <w:div w:id="435098463">
      <w:bodyDiv w:val="1"/>
      <w:marLeft w:val="0"/>
      <w:marRight w:val="0"/>
      <w:marTop w:val="0"/>
      <w:marBottom w:val="0"/>
      <w:divBdr>
        <w:top w:val="none" w:sz="0" w:space="0" w:color="auto"/>
        <w:left w:val="none" w:sz="0" w:space="0" w:color="auto"/>
        <w:bottom w:val="none" w:sz="0" w:space="0" w:color="auto"/>
        <w:right w:val="none" w:sz="0" w:space="0" w:color="auto"/>
      </w:divBdr>
    </w:div>
    <w:div w:id="435176951">
      <w:bodyDiv w:val="1"/>
      <w:marLeft w:val="0"/>
      <w:marRight w:val="0"/>
      <w:marTop w:val="0"/>
      <w:marBottom w:val="0"/>
      <w:divBdr>
        <w:top w:val="none" w:sz="0" w:space="0" w:color="auto"/>
        <w:left w:val="none" w:sz="0" w:space="0" w:color="auto"/>
        <w:bottom w:val="none" w:sz="0" w:space="0" w:color="auto"/>
        <w:right w:val="none" w:sz="0" w:space="0" w:color="auto"/>
      </w:divBdr>
    </w:div>
    <w:div w:id="435683397">
      <w:bodyDiv w:val="1"/>
      <w:marLeft w:val="0"/>
      <w:marRight w:val="0"/>
      <w:marTop w:val="0"/>
      <w:marBottom w:val="0"/>
      <w:divBdr>
        <w:top w:val="none" w:sz="0" w:space="0" w:color="auto"/>
        <w:left w:val="none" w:sz="0" w:space="0" w:color="auto"/>
        <w:bottom w:val="none" w:sz="0" w:space="0" w:color="auto"/>
        <w:right w:val="none" w:sz="0" w:space="0" w:color="auto"/>
      </w:divBdr>
    </w:div>
    <w:div w:id="438069607">
      <w:bodyDiv w:val="1"/>
      <w:marLeft w:val="0"/>
      <w:marRight w:val="0"/>
      <w:marTop w:val="0"/>
      <w:marBottom w:val="0"/>
      <w:divBdr>
        <w:top w:val="none" w:sz="0" w:space="0" w:color="auto"/>
        <w:left w:val="none" w:sz="0" w:space="0" w:color="auto"/>
        <w:bottom w:val="none" w:sz="0" w:space="0" w:color="auto"/>
        <w:right w:val="none" w:sz="0" w:space="0" w:color="auto"/>
      </w:divBdr>
    </w:div>
    <w:div w:id="439228889">
      <w:bodyDiv w:val="1"/>
      <w:marLeft w:val="0"/>
      <w:marRight w:val="0"/>
      <w:marTop w:val="0"/>
      <w:marBottom w:val="0"/>
      <w:divBdr>
        <w:top w:val="none" w:sz="0" w:space="0" w:color="auto"/>
        <w:left w:val="none" w:sz="0" w:space="0" w:color="auto"/>
        <w:bottom w:val="none" w:sz="0" w:space="0" w:color="auto"/>
        <w:right w:val="none" w:sz="0" w:space="0" w:color="auto"/>
      </w:divBdr>
    </w:div>
    <w:div w:id="439960773">
      <w:bodyDiv w:val="1"/>
      <w:marLeft w:val="0"/>
      <w:marRight w:val="0"/>
      <w:marTop w:val="0"/>
      <w:marBottom w:val="0"/>
      <w:divBdr>
        <w:top w:val="none" w:sz="0" w:space="0" w:color="auto"/>
        <w:left w:val="none" w:sz="0" w:space="0" w:color="auto"/>
        <w:bottom w:val="none" w:sz="0" w:space="0" w:color="auto"/>
        <w:right w:val="none" w:sz="0" w:space="0" w:color="auto"/>
      </w:divBdr>
    </w:div>
    <w:div w:id="443114661">
      <w:bodyDiv w:val="1"/>
      <w:marLeft w:val="0"/>
      <w:marRight w:val="0"/>
      <w:marTop w:val="0"/>
      <w:marBottom w:val="0"/>
      <w:divBdr>
        <w:top w:val="none" w:sz="0" w:space="0" w:color="auto"/>
        <w:left w:val="none" w:sz="0" w:space="0" w:color="auto"/>
        <w:bottom w:val="none" w:sz="0" w:space="0" w:color="auto"/>
        <w:right w:val="none" w:sz="0" w:space="0" w:color="auto"/>
      </w:divBdr>
    </w:div>
    <w:div w:id="444422410">
      <w:bodyDiv w:val="1"/>
      <w:marLeft w:val="0"/>
      <w:marRight w:val="0"/>
      <w:marTop w:val="0"/>
      <w:marBottom w:val="0"/>
      <w:divBdr>
        <w:top w:val="none" w:sz="0" w:space="0" w:color="auto"/>
        <w:left w:val="none" w:sz="0" w:space="0" w:color="auto"/>
        <w:bottom w:val="none" w:sz="0" w:space="0" w:color="auto"/>
        <w:right w:val="none" w:sz="0" w:space="0" w:color="auto"/>
      </w:divBdr>
    </w:div>
    <w:div w:id="445125631">
      <w:bodyDiv w:val="1"/>
      <w:marLeft w:val="0"/>
      <w:marRight w:val="0"/>
      <w:marTop w:val="0"/>
      <w:marBottom w:val="0"/>
      <w:divBdr>
        <w:top w:val="none" w:sz="0" w:space="0" w:color="auto"/>
        <w:left w:val="none" w:sz="0" w:space="0" w:color="auto"/>
        <w:bottom w:val="none" w:sz="0" w:space="0" w:color="auto"/>
        <w:right w:val="none" w:sz="0" w:space="0" w:color="auto"/>
      </w:divBdr>
    </w:div>
    <w:div w:id="446850326">
      <w:bodyDiv w:val="1"/>
      <w:marLeft w:val="0"/>
      <w:marRight w:val="0"/>
      <w:marTop w:val="0"/>
      <w:marBottom w:val="0"/>
      <w:divBdr>
        <w:top w:val="none" w:sz="0" w:space="0" w:color="auto"/>
        <w:left w:val="none" w:sz="0" w:space="0" w:color="auto"/>
        <w:bottom w:val="none" w:sz="0" w:space="0" w:color="auto"/>
        <w:right w:val="none" w:sz="0" w:space="0" w:color="auto"/>
      </w:divBdr>
    </w:div>
    <w:div w:id="446893152">
      <w:bodyDiv w:val="1"/>
      <w:marLeft w:val="0"/>
      <w:marRight w:val="0"/>
      <w:marTop w:val="0"/>
      <w:marBottom w:val="0"/>
      <w:divBdr>
        <w:top w:val="none" w:sz="0" w:space="0" w:color="auto"/>
        <w:left w:val="none" w:sz="0" w:space="0" w:color="auto"/>
        <w:bottom w:val="none" w:sz="0" w:space="0" w:color="auto"/>
        <w:right w:val="none" w:sz="0" w:space="0" w:color="auto"/>
      </w:divBdr>
    </w:div>
    <w:div w:id="452482433">
      <w:bodyDiv w:val="1"/>
      <w:marLeft w:val="0"/>
      <w:marRight w:val="0"/>
      <w:marTop w:val="0"/>
      <w:marBottom w:val="0"/>
      <w:divBdr>
        <w:top w:val="none" w:sz="0" w:space="0" w:color="auto"/>
        <w:left w:val="none" w:sz="0" w:space="0" w:color="auto"/>
        <w:bottom w:val="none" w:sz="0" w:space="0" w:color="auto"/>
        <w:right w:val="none" w:sz="0" w:space="0" w:color="auto"/>
      </w:divBdr>
    </w:div>
    <w:div w:id="461508557">
      <w:bodyDiv w:val="1"/>
      <w:marLeft w:val="0"/>
      <w:marRight w:val="0"/>
      <w:marTop w:val="0"/>
      <w:marBottom w:val="0"/>
      <w:divBdr>
        <w:top w:val="none" w:sz="0" w:space="0" w:color="auto"/>
        <w:left w:val="none" w:sz="0" w:space="0" w:color="auto"/>
        <w:bottom w:val="none" w:sz="0" w:space="0" w:color="auto"/>
        <w:right w:val="none" w:sz="0" w:space="0" w:color="auto"/>
      </w:divBdr>
    </w:div>
    <w:div w:id="462115361">
      <w:bodyDiv w:val="1"/>
      <w:marLeft w:val="0"/>
      <w:marRight w:val="0"/>
      <w:marTop w:val="0"/>
      <w:marBottom w:val="0"/>
      <w:divBdr>
        <w:top w:val="none" w:sz="0" w:space="0" w:color="auto"/>
        <w:left w:val="none" w:sz="0" w:space="0" w:color="auto"/>
        <w:bottom w:val="none" w:sz="0" w:space="0" w:color="auto"/>
        <w:right w:val="none" w:sz="0" w:space="0" w:color="auto"/>
      </w:divBdr>
    </w:div>
    <w:div w:id="465200341">
      <w:bodyDiv w:val="1"/>
      <w:marLeft w:val="0"/>
      <w:marRight w:val="0"/>
      <w:marTop w:val="0"/>
      <w:marBottom w:val="0"/>
      <w:divBdr>
        <w:top w:val="none" w:sz="0" w:space="0" w:color="auto"/>
        <w:left w:val="none" w:sz="0" w:space="0" w:color="auto"/>
        <w:bottom w:val="none" w:sz="0" w:space="0" w:color="auto"/>
        <w:right w:val="none" w:sz="0" w:space="0" w:color="auto"/>
      </w:divBdr>
    </w:div>
    <w:div w:id="468978674">
      <w:bodyDiv w:val="1"/>
      <w:marLeft w:val="0"/>
      <w:marRight w:val="0"/>
      <w:marTop w:val="0"/>
      <w:marBottom w:val="0"/>
      <w:divBdr>
        <w:top w:val="none" w:sz="0" w:space="0" w:color="auto"/>
        <w:left w:val="none" w:sz="0" w:space="0" w:color="auto"/>
        <w:bottom w:val="none" w:sz="0" w:space="0" w:color="auto"/>
        <w:right w:val="none" w:sz="0" w:space="0" w:color="auto"/>
      </w:divBdr>
    </w:div>
    <w:div w:id="471336405">
      <w:bodyDiv w:val="1"/>
      <w:marLeft w:val="0"/>
      <w:marRight w:val="0"/>
      <w:marTop w:val="0"/>
      <w:marBottom w:val="0"/>
      <w:divBdr>
        <w:top w:val="none" w:sz="0" w:space="0" w:color="auto"/>
        <w:left w:val="none" w:sz="0" w:space="0" w:color="auto"/>
        <w:bottom w:val="none" w:sz="0" w:space="0" w:color="auto"/>
        <w:right w:val="none" w:sz="0" w:space="0" w:color="auto"/>
      </w:divBdr>
    </w:div>
    <w:div w:id="471408113">
      <w:bodyDiv w:val="1"/>
      <w:marLeft w:val="0"/>
      <w:marRight w:val="0"/>
      <w:marTop w:val="0"/>
      <w:marBottom w:val="0"/>
      <w:divBdr>
        <w:top w:val="none" w:sz="0" w:space="0" w:color="auto"/>
        <w:left w:val="none" w:sz="0" w:space="0" w:color="auto"/>
        <w:bottom w:val="none" w:sz="0" w:space="0" w:color="auto"/>
        <w:right w:val="none" w:sz="0" w:space="0" w:color="auto"/>
      </w:divBdr>
    </w:div>
    <w:div w:id="475025166">
      <w:bodyDiv w:val="1"/>
      <w:marLeft w:val="0"/>
      <w:marRight w:val="0"/>
      <w:marTop w:val="0"/>
      <w:marBottom w:val="0"/>
      <w:divBdr>
        <w:top w:val="none" w:sz="0" w:space="0" w:color="auto"/>
        <w:left w:val="none" w:sz="0" w:space="0" w:color="auto"/>
        <w:bottom w:val="none" w:sz="0" w:space="0" w:color="auto"/>
        <w:right w:val="none" w:sz="0" w:space="0" w:color="auto"/>
      </w:divBdr>
    </w:div>
    <w:div w:id="476267546">
      <w:bodyDiv w:val="1"/>
      <w:marLeft w:val="0"/>
      <w:marRight w:val="0"/>
      <w:marTop w:val="0"/>
      <w:marBottom w:val="0"/>
      <w:divBdr>
        <w:top w:val="none" w:sz="0" w:space="0" w:color="auto"/>
        <w:left w:val="none" w:sz="0" w:space="0" w:color="auto"/>
        <w:bottom w:val="none" w:sz="0" w:space="0" w:color="auto"/>
        <w:right w:val="none" w:sz="0" w:space="0" w:color="auto"/>
      </w:divBdr>
    </w:div>
    <w:div w:id="479032171">
      <w:bodyDiv w:val="1"/>
      <w:marLeft w:val="0"/>
      <w:marRight w:val="0"/>
      <w:marTop w:val="0"/>
      <w:marBottom w:val="0"/>
      <w:divBdr>
        <w:top w:val="none" w:sz="0" w:space="0" w:color="auto"/>
        <w:left w:val="none" w:sz="0" w:space="0" w:color="auto"/>
        <w:bottom w:val="none" w:sz="0" w:space="0" w:color="auto"/>
        <w:right w:val="none" w:sz="0" w:space="0" w:color="auto"/>
      </w:divBdr>
    </w:div>
    <w:div w:id="479273619">
      <w:bodyDiv w:val="1"/>
      <w:marLeft w:val="0"/>
      <w:marRight w:val="0"/>
      <w:marTop w:val="0"/>
      <w:marBottom w:val="0"/>
      <w:divBdr>
        <w:top w:val="none" w:sz="0" w:space="0" w:color="auto"/>
        <w:left w:val="none" w:sz="0" w:space="0" w:color="auto"/>
        <w:bottom w:val="none" w:sz="0" w:space="0" w:color="auto"/>
        <w:right w:val="none" w:sz="0" w:space="0" w:color="auto"/>
      </w:divBdr>
    </w:div>
    <w:div w:id="480465294">
      <w:bodyDiv w:val="1"/>
      <w:marLeft w:val="0"/>
      <w:marRight w:val="0"/>
      <w:marTop w:val="0"/>
      <w:marBottom w:val="0"/>
      <w:divBdr>
        <w:top w:val="none" w:sz="0" w:space="0" w:color="auto"/>
        <w:left w:val="none" w:sz="0" w:space="0" w:color="auto"/>
        <w:bottom w:val="none" w:sz="0" w:space="0" w:color="auto"/>
        <w:right w:val="none" w:sz="0" w:space="0" w:color="auto"/>
      </w:divBdr>
    </w:div>
    <w:div w:id="485319408">
      <w:bodyDiv w:val="1"/>
      <w:marLeft w:val="0"/>
      <w:marRight w:val="0"/>
      <w:marTop w:val="0"/>
      <w:marBottom w:val="0"/>
      <w:divBdr>
        <w:top w:val="none" w:sz="0" w:space="0" w:color="auto"/>
        <w:left w:val="none" w:sz="0" w:space="0" w:color="auto"/>
        <w:bottom w:val="none" w:sz="0" w:space="0" w:color="auto"/>
        <w:right w:val="none" w:sz="0" w:space="0" w:color="auto"/>
      </w:divBdr>
    </w:div>
    <w:div w:id="486822201">
      <w:bodyDiv w:val="1"/>
      <w:marLeft w:val="0"/>
      <w:marRight w:val="0"/>
      <w:marTop w:val="0"/>
      <w:marBottom w:val="0"/>
      <w:divBdr>
        <w:top w:val="none" w:sz="0" w:space="0" w:color="auto"/>
        <w:left w:val="none" w:sz="0" w:space="0" w:color="auto"/>
        <w:bottom w:val="none" w:sz="0" w:space="0" w:color="auto"/>
        <w:right w:val="none" w:sz="0" w:space="0" w:color="auto"/>
      </w:divBdr>
    </w:div>
    <w:div w:id="487746531">
      <w:bodyDiv w:val="1"/>
      <w:marLeft w:val="0"/>
      <w:marRight w:val="0"/>
      <w:marTop w:val="0"/>
      <w:marBottom w:val="0"/>
      <w:divBdr>
        <w:top w:val="none" w:sz="0" w:space="0" w:color="auto"/>
        <w:left w:val="none" w:sz="0" w:space="0" w:color="auto"/>
        <w:bottom w:val="none" w:sz="0" w:space="0" w:color="auto"/>
        <w:right w:val="none" w:sz="0" w:space="0" w:color="auto"/>
      </w:divBdr>
    </w:div>
    <w:div w:id="488716371">
      <w:bodyDiv w:val="1"/>
      <w:marLeft w:val="0"/>
      <w:marRight w:val="0"/>
      <w:marTop w:val="0"/>
      <w:marBottom w:val="0"/>
      <w:divBdr>
        <w:top w:val="none" w:sz="0" w:space="0" w:color="auto"/>
        <w:left w:val="none" w:sz="0" w:space="0" w:color="auto"/>
        <w:bottom w:val="none" w:sz="0" w:space="0" w:color="auto"/>
        <w:right w:val="none" w:sz="0" w:space="0" w:color="auto"/>
      </w:divBdr>
      <w:divsChild>
        <w:div w:id="462845532">
          <w:marLeft w:val="480"/>
          <w:marRight w:val="0"/>
          <w:marTop w:val="0"/>
          <w:marBottom w:val="0"/>
          <w:divBdr>
            <w:top w:val="none" w:sz="0" w:space="0" w:color="auto"/>
            <w:left w:val="none" w:sz="0" w:space="0" w:color="auto"/>
            <w:bottom w:val="none" w:sz="0" w:space="0" w:color="auto"/>
            <w:right w:val="none" w:sz="0" w:space="0" w:color="auto"/>
          </w:divBdr>
          <w:divsChild>
            <w:div w:id="2102404957">
              <w:marLeft w:val="0"/>
              <w:marRight w:val="0"/>
              <w:marTop w:val="0"/>
              <w:marBottom w:val="0"/>
              <w:divBdr>
                <w:top w:val="none" w:sz="0" w:space="0" w:color="auto"/>
                <w:left w:val="none" w:sz="0" w:space="0" w:color="auto"/>
                <w:bottom w:val="none" w:sz="0" w:space="0" w:color="auto"/>
                <w:right w:val="none" w:sz="0" w:space="0" w:color="auto"/>
              </w:divBdr>
              <w:divsChild>
                <w:div w:id="940378812">
                  <w:marLeft w:val="480"/>
                  <w:marRight w:val="0"/>
                  <w:marTop w:val="0"/>
                  <w:marBottom w:val="0"/>
                  <w:divBdr>
                    <w:top w:val="none" w:sz="0" w:space="0" w:color="auto"/>
                    <w:left w:val="none" w:sz="0" w:space="0" w:color="auto"/>
                    <w:bottom w:val="none" w:sz="0" w:space="0" w:color="auto"/>
                    <w:right w:val="none" w:sz="0" w:space="0" w:color="auto"/>
                  </w:divBdr>
                </w:div>
                <w:div w:id="1509295246">
                  <w:marLeft w:val="480"/>
                  <w:marRight w:val="0"/>
                  <w:marTop w:val="0"/>
                  <w:marBottom w:val="0"/>
                  <w:divBdr>
                    <w:top w:val="none" w:sz="0" w:space="0" w:color="auto"/>
                    <w:left w:val="none" w:sz="0" w:space="0" w:color="auto"/>
                    <w:bottom w:val="none" w:sz="0" w:space="0" w:color="auto"/>
                    <w:right w:val="none" w:sz="0" w:space="0" w:color="auto"/>
                  </w:divBdr>
                </w:div>
                <w:div w:id="1423069611">
                  <w:marLeft w:val="480"/>
                  <w:marRight w:val="0"/>
                  <w:marTop w:val="0"/>
                  <w:marBottom w:val="0"/>
                  <w:divBdr>
                    <w:top w:val="none" w:sz="0" w:space="0" w:color="auto"/>
                    <w:left w:val="none" w:sz="0" w:space="0" w:color="auto"/>
                    <w:bottom w:val="none" w:sz="0" w:space="0" w:color="auto"/>
                    <w:right w:val="none" w:sz="0" w:space="0" w:color="auto"/>
                  </w:divBdr>
                </w:div>
                <w:div w:id="964433379">
                  <w:marLeft w:val="480"/>
                  <w:marRight w:val="0"/>
                  <w:marTop w:val="0"/>
                  <w:marBottom w:val="0"/>
                  <w:divBdr>
                    <w:top w:val="none" w:sz="0" w:space="0" w:color="auto"/>
                    <w:left w:val="none" w:sz="0" w:space="0" w:color="auto"/>
                    <w:bottom w:val="none" w:sz="0" w:space="0" w:color="auto"/>
                    <w:right w:val="none" w:sz="0" w:space="0" w:color="auto"/>
                  </w:divBdr>
                </w:div>
                <w:div w:id="716586131">
                  <w:marLeft w:val="480"/>
                  <w:marRight w:val="0"/>
                  <w:marTop w:val="0"/>
                  <w:marBottom w:val="0"/>
                  <w:divBdr>
                    <w:top w:val="none" w:sz="0" w:space="0" w:color="auto"/>
                    <w:left w:val="none" w:sz="0" w:space="0" w:color="auto"/>
                    <w:bottom w:val="none" w:sz="0" w:space="0" w:color="auto"/>
                    <w:right w:val="none" w:sz="0" w:space="0" w:color="auto"/>
                  </w:divBdr>
                </w:div>
                <w:div w:id="2078670925">
                  <w:marLeft w:val="480"/>
                  <w:marRight w:val="0"/>
                  <w:marTop w:val="0"/>
                  <w:marBottom w:val="0"/>
                  <w:divBdr>
                    <w:top w:val="none" w:sz="0" w:space="0" w:color="auto"/>
                    <w:left w:val="none" w:sz="0" w:space="0" w:color="auto"/>
                    <w:bottom w:val="none" w:sz="0" w:space="0" w:color="auto"/>
                    <w:right w:val="none" w:sz="0" w:space="0" w:color="auto"/>
                  </w:divBdr>
                </w:div>
                <w:div w:id="4210056">
                  <w:marLeft w:val="480"/>
                  <w:marRight w:val="0"/>
                  <w:marTop w:val="0"/>
                  <w:marBottom w:val="0"/>
                  <w:divBdr>
                    <w:top w:val="none" w:sz="0" w:space="0" w:color="auto"/>
                    <w:left w:val="none" w:sz="0" w:space="0" w:color="auto"/>
                    <w:bottom w:val="none" w:sz="0" w:space="0" w:color="auto"/>
                    <w:right w:val="none" w:sz="0" w:space="0" w:color="auto"/>
                  </w:divBdr>
                </w:div>
                <w:div w:id="871309113">
                  <w:marLeft w:val="480"/>
                  <w:marRight w:val="0"/>
                  <w:marTop w:val="0"/>
                  <w:marBottom w:val="0"/>
                  <w:divBdr>
                    <w:top w:val="none" w:sz="0" w:space="0" w:color="auto"/>
                    <w:left w:val="none" w:sz="0" w:space="0" w:color="auto"/>
                    <w:bottom w:val="none" w:sz="0" w:space="0" w:color="auto"/>
                    <w:right w:val="none" w:sz="0" w:space="0" w:color="auto"/>
                  </w:divBdr>
                </w:div>
                <w:div w:id="1826554723">
                  <w:marLeft w:val="480"/>
                  <w:marRight w:val="0"/>
                  <w:marTop w:val="0"/>
                  <w:marBottom w:val="0"/>
                  <w:divBdr>
                    <w:top w:val="none" w:sz="0" w:space="0" w:color="auto"/>
                    <w:left w:val="none" w:sz="0" w:space="0" w:color="auto"/>
                    <w:bottom w:val="none" w:sz="0" w:space="0" w:color="auto"/>
                    <w:right w:val="none" w:sz="0" w:space="0" w:color="auto"/>
                  </w:divBdr>
                </w:div>
                <w:div w:id="1848055685">
                  <w:marLeft w:val="480"/>
                  <w:marRight w:val="0"/>
                  <w:marTop w:val="0"/>
                  <w:marBottom w:val="0"/>
                  <w:divBdr>
                    <w:top w:val="none" w:sz="0" w:space="0" w:color="auto"/>
                    <w:left w:val="none" w:sz="0" w:space="0" w:color="auto"/>
                    <w:bottom w:val="none" w:sz="0" w:space="0" w:color="auto"/>
                    <w:right w:val="none" w:sz="0" w:space="0" w:color="auto"/>
                  </w:divBdr>
                </w:div>
                <w:div w:id="1744796195">
                  <w:marLeft w:val="480"/>
                  <w:marRight w:val="0"/>
                  <w:marTop w:val="0"/>
                  <w:marBottom w:val="0"/>
                  <w:divBdr>
                    <w:top w:val="none" w:sz="0" w:space="0" w:color="auto"/>
                    <w:left w:val="none" w:sz="0" w:space="0" w:color="auto"/>
                    <w:bottom w:val="none" w:sz="0" w:space="0" w:color="auto"/>
                    <w:right w:val="none" w:sz="0" w:space="0" w:color="auto"/>
                  </w:divBdr>
                </w:div>
                <w:div w:id="1312447941">
                  <w:marLeft w:val="480"/>
                  <w:marRight w:val="0"/>
                  <w:marTop w:val="0"/>
                  <w:marBottom w:val="0"/>
                  <w:divBdr>
                    <w:top w:val="none" w:sz="0" w:space="0" w:color="auto"/>
                    <w:left w:val="none" w:sz="0" w:space="0" w:color="auto"/>
                    <w:bottom w:val="none" w:sz="0" w:space="0" w:color="auto"/>
                    <w:right w:val="none" w:sz="0" w:space="0" w:color="auto"/>
                  </w:divBdr>
                </w:div>
                <w:div w:id="2060742905">
                  <w:marLeft w:val="480"/>
                  <w:marRight w:val="0"/>
                  <w:marTop w:val="0"/>
                  <w:marBottom w:val="0"/>
                  <w:divBdr>
                    <w:top w:val="none" w:sz="0" w:space="0" w:color="auto"/>
                    <w:left w:val="none" w:sz="0" w:space="0" w:color="auto"/>
                    <w:bottom w:val="none" w:sz="0" w:space="0" w:color="auto"/>
                    <w:right w:val="none" w:sz="0" w:space="0" w:color="auto"/>
                  </w:divBdr>
                </w:div>
                <w:div w:id="733239324">
                  <w:marLeft w:val="480"/>
                  <w:marRight w:val="0"/>
                  <w:marTop w:val="0"/>
                  <w:marBottom w:val="0"/>
                  <w:divBdr>
                    <w:top w:val="none" w:sz="0" w:space="0" w:color="auto"/>
                    <w:left w:val="none" w:sz="0" w:space="0" w:color="auto"/>
                    <w:bottom w:val="none" w:sz="0" w:space="0" w:color="auto"/>
                    <w:right w:val="none" w:sz="0" w:space="0" w:color="auto"/>
                  </w:divBdr>
                </w:div>
                <w:div w:id="1152870973">
                  <w:marLeft w:val="480"/>
                  <w:marRight w:val="0"/>
                  <w:marTop w:val="0"/>
                  <w:marBottom w:val="0"/>
                  <w:divBdr>
                    <w:top w:val="none" w:sz="0" w:space="0" w:color="auto"/>
                    <w:left w:val="none" w:sz="0" w:space="0" w:color="auto"/>
                    <w:bottom w:val="none" w:sz="0" w:space="0" w:color="auto"/>
                    <w:right w:val="none" w:sz="0" w:space="0" w:color="auto"/>
                  </w:divBdr>
                </w:div>
                <w:div w:id="1104229514">
                  <w:marLeft w:val="480"/>
                  <w:marRight w:val="0"/>
                  <w:marTop w:val="0"/>
                  <w:marBottom w:val="0"/>
                  <w:divBdr>
                    <w:top w:val="none" w:sz="0" w:space="0" w:color="auto"/>
                    <w:left w:val="none" w:sz="0" w:space="0" w:color="auto"/>
                    <w:bottom w:val="none" w:sz="0" w:space="0" w:color="auto"/>
                    <w:right w:val="none" w:sz="0" w:space="0" w:color="auto"/>
                  </w:divBdr>
                </w:div>
                <w:div w:id="786123910">
                  <w:marLeft w:val="480"/>
                  <w:marRight w:val="0"/>
                  <w:marTop w:val="0"/>
                  <w:marBottom w:val="0"/>
                  <w:divBdr>
                    <w:top w:val="none" w:sz="0" w:space="0" w:color="auto"/>
                    <w:left w:val="none" w:sz="0" w:space="0" w:color="auto"/>
                    <w:bottom w:val="none" w:sz="0" w:space="0" w:color="auto"/>
                    <w:right w:val="none" w:sz="0" w:space="0" w:color="auto"/>
                  </w:divBdr>
                </w:div>
                <w:div w:id="1029915490">
                  <w:marLeft w:val="480"/>
                  <w:marRight w:val="0"/>
                  <w:marTop w:val="0"/>
                  <w:marBottom w:val="0"/>
                  <w:divBdr>
                    <w:top w:val="none" w:sz="0" w:space="0" w:color="auto"/>
                    <w:left w:val="none" w:sz="0" w:space="0" w:color="auto"/>
                    <w:bottom w:val="none" w:sz="0" w:space="0" w:color="auto"/>
                    <w:right w:val="none" w:sz="0" w:space="0" w:color="auto"/>
                  </w:divBdr>
                </w:div>
                <w:div w:id="552696160">
                  <w:marLeft w:val="480"/>
                  <w:marRight w:val="0"/>
                  <w:marTop w:val="0"/>
                  <w:marBottom w:val="0"/>
                  <w:divBdr>
                    <w:top w:val="none" w:sz="0" w:space="0" w:color="auto"/>
                    <w:left w:val="none" w:sz="0" w:space="0" w:color="auto"/>
                    <w:bottom w:val="none" w:sz="0" w:space="0" w:color="auto"/>
                    <w:right w:val="none" w:sz="0" w:space="0" w:color="auto"/>
                  </w:divBdr>
                </w:div>
                <w:div w:id="34543519">
                  <w:marLeft w:val="480"/>
                  <w:marRight w:val="0"/>
                  <w:marTop w:val="0"/>
                  <w:marBottom w:val="0"/>
                  <w:divBdr>
                    <w:top w:val="none" w:sz="0" w:space="0" w:color="auto"/>
                    <w:left w:val="none" w:sz="0" w:space="0" w:color="auto"/>
                    <w:bottom w:val="none" w:sz="0" w:space="0" w:color="auto"/>
                    <w:right w:val="none" w:sz="0" w:space="0" w:color="auto"/>
                  </w:divBdr>
                </w:div>
                <w:div w:id="1136410023">
                  <w:marLeft w:val="480"/>
                  <w:marRight w:val="0"/>
                  <w:marTop w:val="0"/>
                  <w:marBottom w:val="0"/>
                  <w:divBdr>
                    <w:top w:val="none" w:sz="0" w:space="0" w:color="auto"/>
                    <w:left w:val="none" w:sz="0" w:space="0" w:color="auto"/>
                    <w:bottom w:val="none" w:sz="0" w:space="0" w:color="auto"/>
                    <w:right w:val="none" w:sz="0" w:space="0" w:color="auto"/>
                  </w:divBdr>
                </w:div>
                <w:div w:id="975599138">
                  <w:marLeft w:val="480"/>
                  <w:marRight w:val="0"/>
                  <w:marTop w:val="0"/>
                  <w:marBottom w:val="0"/>
                  <w:divBdr>
                    <w:top w:val="none" w:sz="0" w:space="0" w:color="auto"/>
                    <w:left w:val="none" w:sz="0" w:space="0" w:color="auto"/>
                    <w:bottom w:val="none" w:sz="0" w:space="0" w:color="auto"/>
                    <w:right w:val="none" w:sz="0" w:space="0" w:color="auto"/>
                  </w:divBdr>
                </w:div>
                <w:div w:id="766660864">
                  <w:marLeft w:val="480"/>
                  <w:marRight w:val="0"/>
                  <w:marTop w:val="0"/>
                  <w:marBottom w:val="0"/>
                  <w:divBdr>
                    <w:top w:val="none" w:sz="0" w:space="0" w:color="auto"/>
                    <w:left w:val="none" w:sz="0" w:space="0" w:color="auto"/>
                    <w:bottom w:val="none" w:sz="0" w:space="0" w:color="auto"/>
                    <w:right w:val="none" w:sz="0" w:space="0" w:color="auto"/>
                  </w:divBdr>
                </w:div>
                <w:div w:id="332418180">
                  <w:marLeft w:val="480"/>
                  <w:marRight w:val="0"/>
                  <w:marTop w:val="0"/>
                  <w:marBottom w:val="0"/>
                  <w:divBdr>
                    <w:top w:val="none" w:sz="0" w:space="0" w:color="auto"/>
                    <w:left w:val="none" w:sz="0" w:space="0" w:color="auto"/>
                    <w:bottom w:val="none" w:sz="0" w:space="0" w:color="auto"/>
                    <w:right w:val="none" w:sz="0" w:space="0" w:color="auto"/>
                  </w:divBdr>
                </w:div>
                <w:div w:id="1889801400">
                  <w:marLeft w:val="480"/>
                  <w:marRight w:val="0"/>
                  <w:marTop w:val="0"/>
                  <w:marBottom w:val="0"/>
                  <w:divBdr>
                    <w:top w:val="none" w:sz="0" w:space="0" w:color="auto"/>
                    <w:left w:val="none" w:sz="0" w:space="0" w:color="auto"/>
                    <w:bottom w:val="none" w:sz="0" w:space="0" w:color="auto"/>
                    <w:right w:val="none" w:sz="0" w:space="0" w:color="auto"/>
                  </w:divBdr>
                </w:div>
                <w:div w:id="1775054100">
                  <w:marLeft w:val="480"/>
                  <w:marRight w:val="0"/>
                  <w:marTop w:val="0"/>
                  <w:marBottom w:val="0"/>
                  <w:divBdr>
                    <w:top w:val="none" w:sz="0" w:space="0" w:color="auto"/>
                    <w:left w:val="none" w:sz="0" w:space="0" w:color="auto"/>
                    <w:bottom w:val="none" w:sz="0" w:space="0" w:color="auto"/>
                    <w:right w:val="none" w:sz="0" w:space="0" w:color="auto"/>
                  </w:divBdr>
                </w:div>
              </w:divsChild>
            </w:div>
            <w:div w:id="235941453">
              <w:marLeft w:val="0"/>
              <w:marRight w:val="0"/>
              <w:marTop w:val="0"/>
              <w:marBottom w:val="0"/>
              <w:divBdr>
                <w:top w:val="none" w:sz="0" w:space="0" w:color="auto"/>
                <w:left w:val="none" w:sz="0" w:space="0" w:color="auto"/>
                <w:bottom w:val="none" w:sz="0" w:space="0" w:color="auto"/>
                <w:right w:val="none" w:sz="0" w:space="0" w:color="auto"/>
              </w:divBdr>
              <w:divsChild>
                <w:div w:id="412628885">
                  <w:marLeft w:val="480"/>
                  <w:marRight w:val="0"/>
                  <w:marTop w:val="0"/>
                  <w:marBottom w:val="0"/>
                  <w:divBdr>
                    <w:top w:val="none" w:sz="0" w:space="0" w:color="auto"/>
                    <w:left w:val="none" w:sz="0" w:space="0" w:color="auto"/>
                    <w:bottom w:val="none" w:sz="0" w:space="0" w:color="auto"/>
                    <w:right w:val="none" w:sz="0" w:space="0" w:color="auto"/>
                  </w:divBdr>
                </w:div>
                <w:div w:id="1676884101">
                  <w:marLeft w:val="480"/>
                  <w:marRight w:val="0"/>
                  <w:marTop w:val="0"/>
                  <w:marBottom w:val="0"/>
                  <w:divBdr>
                    <w:top w:val="none" w:sz="0" w:space="0" w:color="auto"/>
                    <w:left w:val="none" w:sz="0" w:space="0" w:color="auto"/>
                    <w:bottom w:val="none" w:sz="0" w:space="0" w:color="auto"/>
                    <w:right w:val="none" w:sz="0" w:space="0" w:color="auto"/>
                  </w:divBdr>
                </w:div>
                <w:div w:id="1829589243">
                  <w:marLeft w:val="480"/>
                  <w:marRight w:val="0"/>
                  <w:marTop w:val="0"/>
                  <w:marBottom w:val="0"/>
                  <w:divBdr>
                    <w:top w:val="none" w:sz="0" w:space="0" w:color="auto"/>
                    <w:left w:val="none" w:sz="0" w:space="0" w:color="auto"/>
                    <w:bottom w:val="none" w:sz="0" w:space="0" w:color="auto"/>
                    <w:right w:val="none" w:sz="0" w:space="0" w:color="auto"/>
                  </w:divBdr>
                </w:div>
                <w:div w:id="1380400850">
                  <w:marLeft w:val="480"/>
                  <w:marRight w:val="0"/>
                  <w:marTop w:val="0"/>
                  <w:marBottom w:val="0"/>
                  <w:divBdr>
                    <w:top w:val="none" w:sz="0" w:space="0" w:color="auto"/>
                    <w:left w:val="none" w:sz="0" w:space="0" w:color="auto"/>
                    <w:bottom w:val="none" w:sz="0" w:space="0" w:color="auto"/>
                    <w:right w:val="none" w:sz="0" w:space="0" w:color="auto"/>
                  </w:divBdr>
                </w:div>
                <w:div w:id="521939486">
                  <w:marLeft w:val="480"/>
                  <w:marRight w:val="0"/>
                  <w:marTop w:val="0"/>
                  <w:marBottom w:val="0"/>
                  <w:divBdr>
                    <w:top w:val="none" w:sz="0" w:space="0" w:color="auto"/>
                    <w:left w:val="none" w:sz="0" w:space="0" w:color="auto"/>
                    <w:bottom w:val="none" w:sz="0" w:space="0" w:color="auto"/>
                    <w:right w:val="none" w:sz="0" w:space="0" w:color="auto"/>
                  </w:divBdr>
                </w:div>
                <w:div w:id="1158303242">
                  <w:marLeft w:val="480"/>
                  <w:marRight w:val="0"/>
                  <w:marTop w:val="0"/>
                  <w:marBottom w:val="0"/>
                  <w:divBdr>
                    <w:top w:val="none" w:sz="0" w:space="0" w:color="auto"/>
                    <w:left w:val="none" w:sz="0" w:space="0" w:color="auto"/>
                    <w:bottom w:val="none" w:sz="0" w:space="0" w:color="auto"/>
                    <w:right w:val="none" w:sz="0" w:space="0" w:color="auto"/>
                  </w:divBdr>
                </w:div>
                <w:div w:id="1909606635">
                  <w:marLeft w:val="480"/>
                  <w:marRight w:val="0"/>
                  <w:marTop w:val="0"/>
                  <w:marBottom w:val="0"/>
                  <w:divBdr>
                    <w:top w:val="none" w:sz="0" w:space="0" w:color="auto"/>
                    <w:left w:val="none" w:sz="0" w:space="0" w:color="auto"/>
                    <w:bottom w:val="none" w:sz="0" w:space="0" w:color="auto"/>
                    <w:right w:val="none" w:sz="0" w:space="0" w:color="auto"/>
                  </w:divBdr>
                </w:div>
                <w:div w:id="81805853">
                  <w:marLeft w:val="480"/>
                  <w:marRight w:val="0"/>
                  <w:marTop w:val="0"/>
                  <w:marBottom w:val="0"/>
                  <w:divBdr>
                    <w:top w:val="none" w:sz="0" w:space="0" w:color="auto"/>
                    <w:left w:val="none" w:sz="0" w:space="0" w:color="auto"/>
                    <w:bottom w:val="none" w:sz="0" w:space="0" w:color="auto"/>
                    <w:right w:val="none" w:sz="0" w:space="0" w:color="auto"/>
                  </w:divBdr>
                </w:div>
                <w:div w:id="1731534655">
                  <w:marLeft w:val="480"/>
                  <w:marRight w:val="0"/>
                  <w:marTop w:val="0"/>
                  <w:marBottom w:val="0"/>
                  <w:divBdr>
                    <w:top w:val="none" w:sz="0" w:space="0" w:color="auto"/>
                    <w:left w:val="none" w:sz="0" w:space="0" w:color="auto"/>
                    <w:bottom w:val="none" w:sz="0" w:space="0" w:color="auto"/>
                    <w:right w:val="none" w:sz="0" w:space="0" w:color="auto"/>
                  </w:divBdr>
                </w:div>
                <w:div w:id="1077361040">
                  <w:marLeft w:val="480"/>
                  <w:marRight w:val="0"/>
                  <w:marTop w:val="0"/>
                  <w:marBottom w:val="0"/>
                  <w:divBdr>
                    <w:top w:val="none" w:sz="0" w:space="0" w:color="auto"/>
                    <w:left w:val="none" w:sz="0" w:space="0" w:color="auto"/>
                    <w:bottom w:val="none" w:sz="0" w:space="0" w:color="auto"/>
                    <w:right w:val="none" w:sz="0" w:space="0" w:color="auto"/>
                  </w:divBdr>
                </w:div>
                <w:div w:id="1957637859">
                  <w:marLeft w:val="480"/>
                  <w:marRight w:val="0"/>
                  <w:marTop w:val="0"/>
                  <w:marBottom w:val="0"/>
                  <w:divBdr>
                    <w:top w:val="none" w:sz="0" w:space="0" w:color="auto"/>
                    <w:left w:val="none" w:sz="0" w:space="0" w:color="auto"/>
                    <w:bottom w:val="none" w:sz="0" w:space="0" w:color="auto"/>
                    <w:right w:val="none" w:sz="0" w:space="0" w:color="auto"/>
                  </w:divBdr>
                </w:div>
                <w:div w:id="1250113741">
                  <w:marLeft w:val="480"/>
                  <w:marRight w:val="0"/>
                  <w:marTop w:val="0"/>
                  <w:marBottom w:val="0"/>
                  <w:divBdr>
                    <w:top w:val="none" w:sz="0" w:space="0" w:color="auto"/>
                    <w:left w:val="none" w:sz="0" w:space="0" w:color="auto"/>
                    <w:bottom w:val="none" w:sz="0" w:space="0" w:color="auto"/>
                    <w:right w:val="none" w:sz="0" w:space="0" w:color="auto"/>
                  </w:divBdr>
                </w:div>
                <w:div w:id="771821516">
                  <w:marLeft w:val="480"/>
                  <w:marRight w:val="0"/>
                  <w:marTop w:val="0"/>
                  <w:marBottom w:val="0"/>
                  <w:divBdr>
                    <w:top w:val="none" w:sz="0" w:space="0" w:color="auto"/>
                    <w:left w:val="none" w:sz="0" w:space="0" w:color="auto"/>
                    <w:bottom w:val="none" w:sz="0" w:space="0" w:color="auto"/>
                    <w:right w:val="none" w:sz="0" w:space="0" w:color="auto"/>
                  </w:divBdr>
                </w:div>
                <w:div w:id="384371956">
                  <w:marLeft w:val="480"/>
                  <w:marRight w:val="0"/>
                  <w:marTop w:val="0"/>
                  <w:marBottom w:val="0"/>
                  <w:divBdr>
                    <w:top w:val="none" w:sz="0" w:space="0" w:color="auto"/>
                    <w:left w:val="none" w:sz="0" w:space="0" w:color="auto"/>
                    <w:bottom w:val="none" w:sz="0" w:space="0" w:color="auto"/>
                    <w:right w:val="none" w:sz="0" w:space="0" w:color="auto"/>
                  </w:divBdr>
                </w:div>
                <w:div w:id="1860242364">
                  <w:marLeft w:val="480"/>
                  <w:marRight w:val="0"/>
                  <w:marTop w:val="0"/>
                  <w:marBottom w:val="0"/>
                  <w:divBdr>
                    <w:top w:val="none" w:sz="0" w:space="0" w:color="auto"/>
                    <w:left w:val="none" w:sz="0" w:space="0" w:color="auto"/>
                    <w:bottom w:val="none" w:sz="0" w:space="0" w:color="auto"/>
                    <w:right w:val="none" w:sz="0" w:space="0" w:color="auto"/>
                  </w:divBdr>
                </w:div>
                <w:div w:id="1098600677">
                  <w:marLeft w:val="480"/>
                  <w:marRight w:val="0"/>
                  <w:marTop w:val="0"/>
                  <w:marBottom w:val="0"/>
                  <w:divBdr>
                    <w:top w:val="none" w:sz="0" w:space="0" w:color="auto"/>
                    <w:left w:val="none" w:sz="0" w:space="0" w:color="auto"/>
                    <w:bottom w:val="none" w:sz="0" w:space="0" w:color="auto"/>
                    <w:right w:val="none" w:sz="0" w:space="0" w:color="auto"/>
                  </w:divBdr>
                </w:div>
                <w:div w:id="1959678920">
                  <w:marLeft w:val="480"/>
                  <w:marRight w:val="0"/>
                  <w:marTop w:val="0"/>
                  <w:marBottom w:val="0"/>
                  <w:divBdr>
                    <w:top w:val="none" w:sz="0" w:space="0" w:color="auto"/>
                    <w:left w:val="none" w:sz="0" w:space="0" w:color="auto"/>
                    <w:bottom w:val="none" w:sz="0" w:space="0" w:color="auto"/>
                    <w:right w:val="none" w:sz="0" w:space="0" w:color="auto"/>
                  </w:divBdr>
                </w:div>
                <w:div w:id="813251585">
                  <w:marLeft w:val="480"/>
                  <w:marRight w:val="0"/>
                  <w:marTop w:val="0"/>
                  <w:marBottom w:val="0"/>
                  <w:divBdr>
                    <w:top w:val="none" w:sz="0" w:space="0" w:color="auto"/>
                    <w:left w:val="none" w:sz="0" w:space="0" w:color="auto"/>
                    <w:bottom w:val="none" w:sz="0" w:space="0" w:color="auto"/>
                    <w:right w:val="none" w:sz="0" w:space="0" w:color="auto"/>
                  </w:divBdr>
                </w:div>
                <w:div w:id="254561997">
                  <w:marLeft w:val="480"/>
                  <w:marRight w:val="0"/>
                  <w:marTop w:val="0"/>
                  <w:marBottom w:val="0"/>
                  <w:divBdr>
                    <w:top w:val="none" w:sz="0" w:space="0" w:color="auto"/>
                    <w:left w:val="none" w:sz="0" w:space="0" w:color="auto"/>
                    <w:bottom w:val="none" w:sz="0" w:space="0" w:color="auto"/>
                    <w:right w:val="none" w:sz="0" w:space="0" w:color="auto"/>
                  </w:divBdr>
                </w:div>
                <w:div w:id="587811258">
                  <w:marLeft w:val="480"/>
                  <w:marRight w:val="0"/>
                  <w:marTop w:val="0"/>
                  <w:marBottom w:val="0"/>
                  <w:divBdr>
                    <w:top w:val="none" w:sz="0" w:space="0" w:color="auto"/>
                    <w:left w:val="none" w:sz="0" w:space="0" w:color="auto"/>
                    <w:bottom w:val="none" w:sz="0" w:space="0" w:color="auto"/>
                    <w:right w:val="none" w:sz="0" w:space="0" w:color="auto"/>
                  </w:divBdr>
                </w:div>
                <w:div w:id="1898544267">
                  <w:marLeft w:val="480"/>
                  <w:marRight w:val="0"/>
                  <w:marTop w:val="0"/>
                  <w:marBottom w:val="0"/>
                  <w:divBdr>
                    <w:top w:val="none" w:sz="0" w:space="0" w:color="auto"/>
                    <w:left w:val="none" w:sz="0" w:space="0" w:color="auto"/>
                    <w:bottom w:val="none" w:sz="0" w:space="0" w:color="auto"/>
                    <w:right w:val="none" w:sz="0" w:space="0" w:color="auto"/>
                  </w:divBdr>
                </w:div>
                <w:div w:id="154419902">
                  <w:marLeft w:val="480"/>
                  <w:marRight w:val="0"/>
                  <w:marTop w:val="0"/>
                  <w:marBottom w:val="0"/>
                  <w:divBdr>
                    <w:top w:val="none" w:sz="0" w:space="0" w:color="auto"/>
                    <w:left w:val="none" w:sz="0" w:space="0" w:color="auto"/>
                    <w:bottom w:val="none" w:sz="0" w:space="0" w:color="auto"/>
                    <w:right w:val="none" w:sz="0" w:space="0" w:color="auto"/>
                  </w:divBdr>
                </w:div>
                <w:div w:id="533886460">
                  <w:marLeft w:val="480"/>
                  <w:marRight w:val="0"/>
                  <w:marTop w:val="0"/>
                  <w:marBottom w:val="0"/>
                  <w:divBdr>
                    <w:top w:val="none" w:sz="0" w:space="0" w:color="auto"/>
                    <w:left w:val="none" w:sz="0" w:space="0" w:color="auto"/>
                    <w:bottom w:val="none" w:sz="0" w:space="0" w:color="auto"/>
                    <w:right w:val="none" w:sz="0" w:space="0" w:color="auto"/>
                  </w:divBdr>
                </w:div>
                <w:div w:id="1679385286">
                  <w:marLeft w:val="480"/>
                  <w:marRight w:val="0"/>
                  <w:marTop w:val="0"/>
                  <w:marBottom w:val="0"/>
                  <w:divBdr>
                    <w:top w:val="none" w:sz="0" w:space="0" w:color="auto"/>
                    <w:left w:val="none" w:sz="0" w:space="0" w:color="auto"/>
                    <w:bottom w:val="none" w:sz="0" w:space="0" w:color="auto"/>
                    <w:right w:val="none" w:sz="0" w:space="0" w:color="auto"/>
                  </w:divBdr>
                </w:div>
                <w:div w:id="1480883452">
                  <w:marLeft w:val="480"/>
                  <w:marRight w:val="0"/>
                  <w:marTop w:val="0"/>
                  <w:marBottom w:val="0"/>
                  <w:divBdr>
                    <w:top w:val="none" w:sz="0" w:space="0" w:color="auto"/>
                    <w:left w:val="none" w:sz="0" w:space="0" w:color="auto"/>
                    <w:bottom w:val="none" w:sz="0" w:space="0" w:color="auto"/>
                    <w:right w:val="none" w:sz="0" w:space="0" w:color="auto"/>
                  </w:divBdr>
                </w:div>
                <w:div w:id="2019112681">
                  <w:marLeft w:val="480"/>
                  <w:marRight w:val="0"/>
                  <w:marTop w:val="0"/>
                  <w:marBottom w:val="0"/>
                  <w:divBdr>
                    <w:top w:val="none" w:sz="0" w:space="0" w:color="auto"/>
                    <w:left w:val="none" w:sz="0" w:space="0" w:color="auto"/>
                    <w:bottom w:val="none" w:sz="0" w:space="0" w:color="auto"/>
                    <w:right w:val="none" w:sz="0" w:space="0" w:color="auto"/>
                  </w:divBdr>
                </w:div>
              </w:divsChild>
            </w:div>
            <w:div w:id="22219964">
              <w:marLeft w:val="0"/>
              <w:marRight w:val="0"/>
              <w:marTop w:val="0"/>
              <w:marBottom w:val="0"/>
              <w:divBdr>
                <w:top w:val="none" w:sz="0" w:space="0" w:color="auto"/>
                <w:left w:val="none" w:sz="0" w:space="0" w:color="auto"/>
                <w:bottom w:val="none" w:sz="0" w:space="0" w:color="auto"/>
                <w:right w:val="none" w:sz="0" w:space="0" w:color="auto"/>
              </w:divBdr>
              <w:divsChild>
                <w:div w:id="138035043">
                  <w:marLeft w:val="480"/>
                  <w:marRight w:val="0"/>
                  <w:marTop w:val="0"/>
                  <w:marBottom w:val="0"/>
                  <w:divBdr>
                    <w:top w:val="none" w:sz="0" w:space="0" w:color="auto"/>
                    <w:left w:val="none" w:sz="0" w:space="0" w:color="auto"/>
                    <w:bottom w:val="none" w:sz="0" w:space="0" w:color="auto"/>
                    <w:right w:val="none" w:sz="0" w:space="0" w:color="auto"/>
                  </w:divBdr>
                </w:div>
                <w:div w:id="1201170384">
                  <w:marLeft w:val="480"/>
                  <w:marRight w:val="0"/>
                  <w:marTop w:val="0"/>
                  <w:marBottom w:val="0"/>
                  <w:divBdr>
                    <w:top w:val="none" w:sz="0" w:space="0" w:color="auto"/>
                    <w:left w:val="none" w:sz="0" w:space="0" w:color="auto"/>
                    <w:bottom w:val="none" w:sz="0" w:space="0" w:color="auto"/>
                    <w:right w:val="none" w:sz="0" w:space="0" w:color="auto"/>
                  </w:divBdr>
                </w:div>
                <w:div w:id="764156963">
                  <w:marLeft w:val="480"/>
                  <w:marRight w:val="0"/>
                  <w:marTop w:val="0"/>
                  <w:marBottom w:val="0"/>
                  <w:divBdr>
                    <w:top w:val="none" w:sz="0" w:space="0" w:color="auto"/>
                    <w:left w:val="none" w:sz="0" w:space="0" w:color="auto"/>
                    <w:bottom w:val="none" w:sz="0" w:space="0" w:color="auto"/>
                    <w:right w:val="none" w:sz="0" w:space="0" w:color="auto"/>
                  </w:divBdr>
                </w:div>
                <w:div w:id="1818918599">
                  <w:marLeft w:val="480"/>
                  <w:marRight w:val="0"/>
                  <w:marTop w:val="0"/>
                  <w:marBottom w:val="0"/>
                  <w:divBdr>
                    <w:top w:val="none" w:sz="0" w:space="0" w:color="auto"/>
                    <w:left w:val="none" w:sz="0" w:space="0" w:color="auto"/>
                    <w:bottom w:val="none" w:sz="0" w:space="0" w:color="auto"/>
                    <w:right w:val="none" w:sz="0" w:space="0" w:color="auto"/>
                  </w:divBdr>
                </w:div>
                <w:div w:id="1478061281">
                  <w:marLeft w:val="480"/>
                  <w:marRight w:val="0"/>
                  <w:marTop w:val="0"/>
                  <w:marBottom w:val="0"/>
                  <w:divBdr>
                    <w:top w:val="none" w:sz="0" w:space="0" w:color="auto"/>
                    <w:left w:val="none" w:sz="0" w:space="0" w:color="auto"/>
                    <w:bottom w:val="none" w:sz="0" w:space="0" w:color="auto"/>
                    <w:right w:val="none" w:sz="0" w:space="0" w:color="auto"/>
                  </w:divBdr>
                </w:div>
                <w:div w:id="260917680">
                  <w:marLeft w:val="480"/>
                  <w:marRight w:val="0"/>
                  <w:marTop w:val="0"/>
                  <w:marBottom w:val="0"/>
                  <w:divBdr>
                    <w:top w:val="none" w:sz="0" w:space="0" w:color="auto"/>
                    <w:left w:val="none" w:sz="0" w:space="0" w:color="auto"/>
                    <w:bottom w:val="none" w:sz="0" w:space="0" w:color="auto"/>
                    <w:right w:val="none" w:sz="0" w:space="0" w:color="auto"/>
                  </w:divBdr>
                </w:div>
                <w:div w:id="309293483">
                  <w:marLeft w:val="480"/>
                  <w:marRight w:val="0"/>
                  <w:marTop w:val="0"/>
                  <w:marBottom w:val="0"/>
                  <w:divBdr>
                    <w:top w:val="none" w:sz="0" w:space="0" w:color="auto"/>
                    <w:left w:val="none" w:sz="0" w:space="0" w:color="auto"/>
                    <w:bottom w:val="none" w:sz="0" w:space="0" w:color="auto"/>
                    <w:right w:val="none" w:sz="0" w:space="0" w:color="auto"/>
                  </w:divBdr>
                </w:div>
                <w:div w:id="1651712978">
                  <w:marLeft w:val="480"/>
                  <w:marRight w:val="0"/>
                  <w:marTop w:val="0"/>
                  <w:marBottom w:val="0"/>
                  <w:divBdr>
                    <w:top w:val="none" w:sz="0" w:space="0" w:color="auto"/>
                    <w:left w:val="none" w:sz="0" w:space="0" w:color="auto"/>
                    <w:bottom w:val="none" w:sz="0" w:space="0" w:color="auto"/>
                    <w:right w:val="none" w:sz="0" w:space="0" w:color="auto"/>
                  </w:divBdr>
                </w:div>
                <w:div w:id="876039906">
                  <w:marLeft w:val="480"/>
                  <w:marRight w:val="0"/>
                  <w:marTop w:val="0"/>
                  <w:marBottom w:val="0"/>
                  <w:divBdr>
                    <w:top w:val="none" w:sz="0" w:space="0" w:color="auto"/>
                    <w:left w:val="none" w:sz="0" w:space="0" w:color="auto"/>
                    <w:bottom w:val="none" w:sz="0" w:space="0" w:color="auto"/>
                    <w:right w:val="none" w:sz="0" w:space="0" w:color="auto"/>
                  </w:divBdr>
                </w:div>
                <w:div w:id="1631747875">
                  <w:marLeft w:val="480"/>
                  <w:marRight w:val="0"/>
                  <w:marTop w:val="0"/>
                  <w:marBottom w:val="0"/>
                  <w:divBdr>
                    <w:top w:val="none" w:sz="0" w:space="0" w:color="auto"/>
                    <w:left w:val="none" w:sz="0" w:space="0" w:color="auto"/>
                    <w:bottom w:val="none" w:sz="0" w:space="0" w:color="auto"/>
                    <w:right w:val="none" w:sz="0" w:space="0" w:color="auto"/>
                  </w:divBdr>
                </w:div>
                <w:div w:id="576521308">
                  <w:marLeft w:val="480"/>
                  <w:marRight w:val="0"/>
                  <w:marTop w:val="0"/>
                  <w:marBottom w:val="0"/>
                  <w:divBdr>
                    <w:top w:val="none" w:sz="0" w:space="0" w:color="auto"/>
                    <w:left w:val="none" w:sz="0" w:space="0" w:color="auto"/>
                    <w:bottom w:val="none" w:sz="0" w:space="0" w:color="auto"/>
                    <w:right w:val="none" w:sz="0" w:space="0" w:color="auto"/>
                  </w:divBdr>
                </w:div>
                <w:div w:id="1236672385">
                  <w:marLeft w:val="480"/>
                  <w:marRight w:val="0"/>
                  <w:marTop w:val="0"/>
                  <w:marBottom w:val="0"/>
                  <w:divBdr>
                    <w:top w:val="none" w:sz="0" w:space="0" w:color="auto"/>
                    <w:left w:val="none" w:sz="0" w:space="0" w:color="auto"/>
                    <w:bottom w:val="none" w:sz="0" w:space="0" w:color="auto"/>
                    <w:right w:val="none" w:sz="0" w:space="0" w:color="auto"/>
                  </w:divBdr>
                </w:div>
                <w:div w:id="979382584">
                  <w:marLeft w:val="480"/>
                  <w:marRight w:val="0"/>
                  <w:marTop w:val="0"/>
                  <w:marBottom w:val="0"/>
                  <w:divBdr>
                    <w:top w:val="none" w:sz="0" w:space="0" w:color="auto"/>
                    <w:left w:val="none" w:sz="0" w:space="0" w:color="auto"/>
                    <w:bottom w:val="none" w:sz="0" w:space="0" w:color="auto"/>
                    <w:right w:val="none" w:sz="0" w:space="0" w:color="auto"/>
                  </w:divBdr>
                </w:div>
                <w:div w:id="1178034980">
                  <w:marLeft w:val="480"/>
                  <w:marRight w:val="0"/>
                  <w:marTop w:val="0"/>
                  <w:marBottom w:val="0"/>
                  <w:divBdr>
                    <w:top w:val="none" w:sz="0" w:space="0" w:color="auto"/>
                    <w:left w:val="none" w:sz="0" w:space="0" w:color="auto"/>
                    <w:bottom w:val="none" w:sz="0" w:space="0" w:color="auto"/>
                    <w:right w:val="none" w:sz="0" w:space="0" w:color="auto"/>
                  </w:divBdr>
                </w:div>
                <w:div w:id="1997148988">
                  <w:marLeft w:val="480"/>
                  <w:marRight w:val="0"/>
                  <w:marTop w:val="0"/>
                  <w:marBottom w:val="0"/>
                  <w:divBdr>
                    <w:top w:val="none" w:sz="0" w:space="0" w:color="auto"/>
                    <w:left w:val="none" w:sz="0" w:space="0" w:color="auto"/>
                    <w:bottom w:val="none" w:sz="0" w:space="0" w:color="auto"/>
                    <w:right w:val="none" w:sz="0" w:space="0" w:color="auto"/>
                  </w:divBdr>
                </w:div>
                <w:div w:id="1769422831">
                  <w:marLeft w:val="480"/>
                  <w:marRight w:val="0"/>
                  <w:marTop w:val="0"/>
                  <w:marBottom w:val="0"/>
                  <w:divBdr>
                    <w:top w:val="none" w:sz="0" w:space="0" w:color="auto"/>
                    <w:left w:val="none" w:sz="0" w:space="0" w:color="auto"/>
                    <w:bottom w:val="none" w:sz="0" w:space="0" w:color="auto"/>
                    <w:right w:val="none" w:sz="0" w:space="0" w:color="auto"/>
                  </w:divBdr>
                </w:div>
                <w:div w:id="1417901080">
                  <w:marLeft w:val="480"/>
                  <w:marRight w:val="0"/>
                  <w:marTop w:val="0"/>
                  <w:marBottom w:val="0"/>
                  <w:divBdr>
                    <w:top w:val="none" w:sz="0" w:space="0" w:color="auto"/>
                    <w:left w:val="none" w:sz="0" w:space="0" w:color="auto"/>
                    <w:bottom w:val="none" w:sz="0" w:space="0" w:color="auto"/>
                    <w:right w:val="none" w:sz="0" w:space="0" w:color="auto"/>
                  </w:divBdr>
                </w:div>
                <w:div w:id="1431774167">
                  <w:marLeft w:val="480"/>
                  <w:marRight w:val="0"/>
                  <w:marTop w:val="0"/>
                  <w:marBottom w:val="0"/>
                  <w:divBdr>
                    <w:top w:val="none" w:sz="0" w:space="0" w:color="auto"/>
                    <w:left w:val="none" w:sz="0" w:space="0" w:color="auto"/>
                    <w:bottom w:val="none" w:sz="0" w:space="0" w:color="auto"/>
                    <w:right w:val="none" w:sz="0" w:space="0" w:color="auto"/>
                  </w:divBdr>
                </w:div>
                <w:div w:id="57290114">
                  <w:marLeft w:val="480"/>
                  <w:marRight w:val="0"/>
                  <w:marTop w:val="0"/>
                  <w:marBottom w:val="0"/>
                  <w:divBdr>
                    <w:top w:val="none" w:sz="0" w:space="0" w:color="auto"/>
                    <w:left w:val="none" w:sz="0" w:space="0" w:color="auto"/>
                    <w:bottom w:val="none" w:sz="0" w:space="0" w:color="auto"/>
                    <w:right w:val="none" w:sz="0" w:space="0" w:color="auto"/>
                  </w:divBdr>
                </w:div>
                <w:div w:id="1663047258">
                  <w:marLeft w:val="480"/>
                  <w:marRight w:val="0"/>
                  <w:marTop w:val="0"/>
                  <w:marBottom w:val="0"/>
                  <w:divBdr>
                    <w:top w:val="none" w:sz="0" w:space="0" w:color="auto"/>
                    <w:left w:val="none" w:sz="0" w:space="0" w:color="auto"/>
                    <w:bottom w:val="none" w:sz="0" w:space="0" w:color="auto"/>
                    <w:right w:val="none" w:sz="0" w:space="0" w:color="auto"/>
                  </w:divBdr>
                </w:div>
                <w:div w:id="49119042">
                  <w:marLeft w:val="480"/>
                  <w:marRight w:val="0"/>
                  <w:marTop w:val="0"/>
                  <w:marBottom w:val="0"/>
                  <w:divBdr>
                    <w:top w:val="none" w:sz="0" w:space="0" w:color="auto"/>
                    <w:left w:val="none" w:sz="0" w:space="0" w:color="auto"/>
                    <w:bottom w:val="none" w:sz="0" w:space="0" w:color="auto"/>
                    <w:right w:val="none" w:sz="0" w:space="0" w:color="auto"/>
                  </w:divBdr>
                </w:div>
                <w:div w:id="808132563">
                  <w:marLeft w:val="480"/>
                  <w:marRight w:val="0"/>
                  <w:marTop w:val="0"/>
                  <w:marBottom w:val="0"/>
                  <w:divBdr>
                    <w:top w:val="none" w:sz="0" w:space="0" w:color="auto"/>
                    <w:left w:val="none" w:sz="0" w:space="0" w:color="auto"/>
                    <w:bottom w:val="none" w:sz="0" w:space="0" w:color="auto"/>
                    <w:right w:val="none" w:sz="0" w:space="0" w:color="auto"/>
                  </w:divBdr>
                </w:div>
                <w:div w:id="1701782822">
                  <w:marLeft w:val="480"/>
                  <w:marRight w:val="0"/>
                  <w:marTop w:val="0"/>
                  <w:marBottom w:val="0"/>
                  <w:divBdr>
                    <w:top w:val="none" w:sz="0" w:space="0" w:color="auto"/>
                    <w:left w:val="none" w:sz="0" w:space="0" w:color="auto"/>
                    <w:bottom w:val="none" w:sz="0" w:space="0" w:color="auto"/>
                    <w:right w:val="none" w:sz="0" w:space="0" w:color="auto"/>
                  </w:divBdr>
                </w:div>
                <w:div w:id="733746978">
                  <w:marLeft w:val="480"/>
                  <w:marRight w:val="0"/>
                  <w:marTop w:val="0"/>
                  <w:marBottom w:val="0"/>
                  <w:divBdr>
                    <w:top w:val="none" w:sz="0" w:space="0" w:color="auto"/>
                    <w:left w:val="none" w:sz="0" w:space="0" w:color="auto"/>
                    <w:bottom w:val="none" w:sz="0" w:space="0" w:color="auto"/>
                    <w:right w:val="none" w:sz="0" w:space="0" w:color="auto"/>
                  </w:divBdr>
                </w:div>
                <w:div w:id="39061105">
                  <w:marLeft w:val="480"/>
                  <w:marRight w:val="0"/>
                  <w:marTop w:val="0"/>
                  <w:marBottom w:val="0"/>
                  <w:divBdr>
                    <w:top w:val="none" w:sz="0" w:space="0" w:color="auto"/>
                    <w:left w:val="none" w:sz="0" w:space="0" w:color="auto"/>
                    <w:bottom w:val="none" w:sz="0" w:space="0" w:color="auto"/>
                    <w:right w:val="none" w:sz="0" w:space="0" w:color="auto"/>
                  </w:divBdr>
                </w:div>
                <w:div w:id="671104875">
                  <w:marLeft w:val="480"/>
                  <w:marRight w:val="0"/>
                  <w:marTop w:val="0"/>
                  <w:marBottom w:val="0"/>
                  <w:divBdr>
                    <w:top w:val="none" w:sz="0" w:space="0" w:color="auto"/>
                    <w:left w:val="none" w:sz="0" w:space="0" w:color="auto"/>
                    <w:bottom w:val="none" w:sz="0" w:space="0" w:color="auto"/>
                    <w:right w:val="none" w:sz="0" w:space="0" w:color="auto"/>
                  </w:divBdr>
                </w:div>
              </w:divsChild>
            </w:div>
            <w:div w:id="1804808495">
              <w:marLeft w:val="0"/>
              <w:marRight w:val="0"/>
              <w:marTop w:val="0"/>
              <w:marBottom w:val="0"/>
              <w:divBdr>
                <w:top w:val="none" w:sz="0" w:space="0" w:color="auto"/>
                <w:left w:val="none" w:sz="0" w:space="0" w:color="auto"/>
                <w:bottom w:val="none" w:sz="0" w:space="0" w:color="auto"/>
                <w:right w:val="none" w:sz="0" w:space="0" w:color="auto"/>
              </w:divBdr>
              <w:divsChild>
                <w:div w:id="914970068">
                  <w:marLeft w:val="480"/>
                  <w:marRight w:val="0"/>
                  <w:marTop w:val="0"/>
                  <w:marBottom w:val="0"/>
                  <w:divBdr>
                    <w:top w:val="none" w:sz="0" w:space="0" w:color="auto"/>
                    <w:left w:val="none" w:sz="0" w:space="0" w:color="auto"/>
                    <w:bottom w:val="none" w:sz="0" w:space="0" w:color="auto"/>
                    <w:right w:val="none" w:sz="0" w:space="0" w:color="auto"/>
                  </w:divBdr>
                </w:div>
                <w:div w:id="1519387992">
                  <w:marLeft w:val="480"/>
                  <w:marRight w:val="0"/>
                  <w:marTop w:val="0"/>
                  <w:marBottom w:val="0"/>
                  <w:divBdr>
                    <w:top w:val="none" w:sz="0" w:space="0" w:color="auto"/>
                    <w:left w:val="none" w:sz="0" w:space="0" w:color="auto"/>
                    <w:bottom w:val="none" w:sz="0" w:space="0" w:color="auto"/>
                    <w:right w:val="none" w:sz="0" w:space="0" w:color="auto"/>
                  </w:divBdr>
                </w:div>
                <w:div w:id="98566382">
                  <w:marLeft w:val="480"/>
                  <w:marRight w:val="0"/>
                  <w:marTop w:val="0"/>
                  <w:marBottom w:val="0"/>
                  <w:divBdr>
                    <w:top w:val="none" w:sz="0" w:space="0" w:color="auto"/>
                    <w:left w:val="none" w:sz="0" w:space="0" w:color="auto"/>
                    <w:bottom w:val="none" w:sz="0" w:space="0" w:color="auto"/>
                    <w:right w:val="none" w:sz="0" w:space="0" w:color="auto"/>
                  </w:divBdr>
                </w:div>
                <w:div w:id="1084259109">
                  <w:marLeft w:val="480"/>
                  <w:marRight w:val="0"/>
                  <w:marTop w:val="0"/>
                  <w:marBottom w:val="0"/>
                  <w:divBdr>
                    <w:top w:val="none" w:sz="0" w:space="0" w:color="auto"/>
                    <w:left w:val="none" w:sz="0" w:space="0" w:color="auto"/>
                    <w:bottom w:val="none" w:sz="0" w:space="0" w:color="auto"/>
                    <w:right w:val="none" w:sz="0" w:space="0" w:color="auto"/>
                  </w:divBdr>
                </w:div>
                <w:div w:id="1836334517">
                  <w:marLeft w:val="480"/>
                  <w:marRight w:val="0"/>
                  <w:marTop w:val="0"/>
                  <w:marBottom w:val="0"/>
                  <w:divBdr>
                    <w:top w:val="none" w:sz="0" w:space="0" w:color="auto"/>
                    <w:left w:val="none" w:sz="0" w:space="0" w:color="auto"/>
                    <w:bottom w:val="none" w:sz="0" w:space="0" w:color="auto"/>
                    <w:right w:val="none" w:sz="0" w:space="0" w:color="auto"/>
                  </w:divBdr>
                </w:div>
                <w:div w:id="1484809756">
                  <w:marLeft w:val="480"/>
                  <w:marRight w:val="0"/>
                  <w:marTop w:val="0"/>
                  <w:marBottom w:val="0"/>
                  <w:divBdr>
                    <w:top w:val="none" w:sz="0" w:space="0" w:color="auto"/>
                    <w:left w:val="none" w:sz="0" w:space="0" w:color="auto"/>
                    <w:bottom w:val="none" w:sz="0" w:space="0" w:color="auto"/>
                    <w:right w:val="none" w:sz="0" w:space="0" w:color="auto"/>
                  </w:divBdr>
                </w:div>
                <w:div w:id="1851214860">
                  <w:marLeft w:val="480"/>
                  <w:marRight w:val="0"/>
                  <w:marTop w:val="0"/>
                  <w:marBottom w:val="0"/>
                  <w:divBdr>
                    <w:top w:val="none" w:sz="0" w:space="0" w:color="auto"/>
                    <w:left w:val="none" w:sz="0" w:space="0" w:color="auto"/>
                    <w:bottom w:val="none" w:sz="0" w:space="0" w:color="auto"/>
                    <w:right w:val="none" w:sz="0" w:space="0" w:color="auto"/>
                  </w:divBdr>
                </w:div>
                <w:div w:id="1959874723">
                  <w:marLeft w:val="480"/>
                  <w:marRight w:val="0"/>
                  <w:marTop w:val="0"/>
                  <w:marBottom w:val="0"/>
                  <w:divBdr>
                    <w:top w:val="none" w:sz="0" w:space="0" w:color="auto"/>
                    <w:left w:val="none" w:sz="0" w:space="0" w:color="auto"/>
                    <w:bottom w:val="none" w:sz="0" w:space="0" w:color="auto"/>
                    <w:right w:val="none" w:sz="0" w:space="0" w:color="auto"/>
                  </w:divBdr>
                </w:div>
                <w:div w:id="450363813">
                  <w:marLeft w:val="480"/>
                  <w:marRight w:val="0"/>
                  <w:marTop w:val="0"/>
                  <w:marBottom w:val="0"/>
                  <w:divBdr>
                    <w:top w:val="none" w:sz="0" w:space="0" w:color="auto"/>
                    <w:left w:val="none" w:sz="0" w:space="0" w:color="auto"/>
                    <w:bottom w:val="none" w:sz="0" w:space="0" w:color="auto"/>
                    <w:right w:val="none" w:sz="0" w:space="0" w:color="auto"/>
                  </w:divBdr>
                </w:div>
                <w:div w:id="813330650">
                  <w:marLeft w:val="480"/>
                  <w:marRight w:val="0"/>
                  <w:marTop w:val="0"/>
                  <w:marBottom w:val="0"/>
                  <w:divBdr>
                    <w:top w:val="none" w:sz="0" w:space="0" w:color="auto"/>
                    <w:left w:val="none" w:sz="0" w:space="0" w:color="auto"/>
                    <w:bottom w:val="none" w:sz="0" w:space="0" w:color="auto"/>
                    <w:right w:val="none" w:sz="0" w:space="0" w:color="auto"/>
                  </w:divBdr>
                </w:div>
                <w:div w:id="2127112398">
                  <w:marLeft w:val="480"/>
                  <w:marRight w:val="0"/>
                  <w:marTop w:val="0"/>
                  <w:marBottom w:val="0"/>
                  <w:divBdr>
                    <w:top w:val="none" w:sz="0" w:space="0" w:color="auto"/>
                    <w:left w:val="none" w:sz="0" w:space="0" w:color="auto"/>
                    <w:bottom w:val="none" w:sz="0" w:space="0" w:color="auto"/>
                    <w:right w:val="none" w:sz="0" w:space="0" w:color="auto"/>
                  </w:divBdr>
                </w:div>
                <w:div w:id="74983940">
                  <w:marLeft w:val="480"/>
                  <w:marRight w:val="0"/>
                  <w:marTop w:val="0"/>
                  <w:marBottom w:val="0"/>
                  <w:divBdr>
                    <w:top w:val="none" w:sz="0" w:space="0" w:color="auto"/>
                    <w:left w:val="none" w:sz="0" w:space="0" w:color="auto"/>
                    <w:bottom w:val="none" w:sz="0" w:space="0" w:color="auto"/>
                    <w:right w:val="none" w:sz="0" w:space="0" w:color="auto"/>
                  </w:divBdr>
                </w:div>
                <w:div w:id="1871337701">
                  <w:marLeft w:val="480"/>
                  <w:marRight w:val="0"/>
                  <w:marTop w:val="0"/>
                  <w:marBottom w:val="0"/>
                  <w:divBdr>
                    <w:top w:val="none" w:sz="0" w:space="0" w:color="auto"/>
                    <w:left w:val="none" w:sz="0" w:space="0" w:color="auto"/>
                    <w:bottom w:val="none" w:sz="0" w:space="0" w:color="auto"/>
                    <w:right w:val="none" w:sz="0" w:space="0" w:color="auto"/>
                  </w:divBdr>
                </w:div>
                <w:div w:id="2055688444">
                  <w:marLeft w:val="480"/>
                  <w:marRight w:val="0"/>
                  <w:marTop w:val="0"/>
                  <w:marBottom w:val="0"/>
                  <w:divBdr>
                    <w:top w:val="none" w:sz="0" w:space="0" w:color="auto"/>
                    <w:left w:val="none" w:sz="0" w:space="0" w:color="auto"/>
                    <w:bottom w:val="none" w:sz="0" w:space="0" w:color="auto"/>
                    <w:right w:val="none" w:sz="0" w:space="0" w:color="auto"/>
                  </w:divBdr>
                </w:div>
                <w:div w:id="1836071174">
                  <w:marLeft w:val="480"/>
                  <w:marRight w:val="0"/>
                  <w:marTop w:val="0"/>
                  <w:marBottom w:val="0"/>
                  <w:divBdr>
                    <w:top w:val="none" w:sz="0" w:space="0" w:color="auto"/>
                    <w:left w:val="none" w:sz="0" w:space="0" w:color="auto"/>
                    <w:bottom w:val="none" w:sz="0" w:space="0" w:color="auto"/>
                    <w:right w:val="none" w:sz="0" w:space="0" w:color="auto"/>
                  </w:divBdr>
                </w:div>
                <w:div w:id="923421699">
                  <w:marLeft w:val="480"/>
                  <w:marRight w:val="0"/>
                  <w:marTop w:val="0"/>
                  <w:marBottom w:val="0"/>
                  <w:divBdr>
                    <w:top w:val="none" w:sz="0" w:space="0" w:color="auto"/>
                    <w:left w:val="none" w:sz="0" w:space="0" w:color="auto"/>
                    <w:bottom w:val="none" w:sz="0" w:space="0" w:color="auto"/>
                    <w:right w:val="none" w:sz="0" w:space="0" w:color="auto"/>
                  </w:divBdr>
                </w:div>
                <w:div w:id="634608679">
                  <w:marLeft w:val="480"/>
                  <w:marRight w:val="0"/>
                  <w:marTop w:val="0"/>
                  <w:marBottom w:val="0"/>
                  <w:divBdr>
                    <w:top w:val="none" w:sz="0" w:space="0" w:color="auto"/>
                    <w:left w:val="none" w:sz="0" w:space="0" w:color="auto"/>
                    <w:bottom w:val="none" w:sz="0" w:space="0" w:color="auto"/>
                    <w:right w:val="none" w:sz="0" w:space="0" w:color="auto"/>
                  </w:divBdr>
                </w:div>
                <w:div w:id="1831016608">
                  <w:marLeft w:val="480"/>
                  <w:marRight w:val="0"/>
                  <w:marTop w:val="0"/>
                  <w:marBottom w:val="0"/>
                  <w:divBdr>
                    <w:top w:val="none" w:sz="0" w:space="0" w:color="auto"/>
                    <w:left w:val="none" w:sz="0" w:space="0" w:color="auto"/>
                    <w:bottom w:val="none" w:sz="0" w:space="0" w:color="auto"/>
                    <w:right w:val="none" w:sz="0" w:space="0" w:color="auto"/>
                  </w:divBdr>
                </w:div>
                <w:div w:id="1094130100">
                  <w:marLeft w:val="480"/>
                  <w:marRight w:val="0"/>
                  <w:marTop w:val="0"/>
                  <w:marBottom w:val="0"/>
                  <w:divBdr>
                    <w:top w:val="none" w:sz="0" w:space="0" w:color="auto"/>
                    <w:left w:val="none" w:sz="0" w:space="0" w:color="auto"/>
                    <w:bottom w:val="none" w:sz="0" w:space="0" w:color="auto"/>
                    <w:right w:val="none" w:sz="0" w:space="0" w:color="auto"/>
                  </w:divBdr>
                </w:div>
                <w:div w:id="698891756">
                  <w:marLeft w:val="480"/>
                  <w:marRight w:val="0"/>
                  <w:marTop w:val="0"/>
                  <w:marBottom w:val="0"/>
                  <w:divBdr>
                    <w:top w:val="none" w:sz="0" w:space="0" w:color="auto"/>
                    <w:left w:val="none" w:sz="0" w:space="0" w:color="auto"/>
                    <w:bottom w:val="none" w:sz="0" w:space="0" w:color="auto"/>
                    <w:right w:val="none" w:sz="0" w:space="0" w:color="auto"/>
                  </w:divBdr>
                </w:div>
                <w:div w:id="357973324">
                  <w:marLeft w:val="480"/>
                  <w:marRight w:val="0"/>
                  <w:marTop w:val="0"/>
                  <w:marBottom w:val="0"/>
                  <w:divBdr>
                    <w:top w:val="none" w:sz="0" w:space="0" w:color="auto"/>
                    <w:left w:val="none" w:sz="0" w:space="0" w:color="auto"/>
                    <w:bottom w:val="none" w:sz="0" w:space="0" w:color="auto"/>
                    <w:right w:val="none" w:sz="0" w:space="0" w:color="auto"/>
                  </w:divBdr>
                </w:div>
                <w:div w:id="350104546">
                  <w:marLeft w:val="480"/>
                  <w:marRight w:val="0"/>
                  <w:marTop w:val="0"/>
                  <w:marBottom w:val="0"/>
                  <w:divBdr>
                    <w:top w:val="none" w:sz="0" w:space="0" w:color="auto"/>
                    <w:left w:val="none" w:sz="0" w:space="0" w:color="auto"/>
                    <w:bottom w:val="none" w:sz="0" w:space="0" w:color="auto"/>
                    <w:right w:val="none" w:sz="0" w:space="0" w:color="auto"/>
                  </w:divBdr>
                </w:div>
                <w:div w:id="571281738">
                  <w:marLeft w:val="480"/>
                  <w:marRight w:val="0"/>
                  <w:marTop w:val="0"/>
                  <w:marBottom w:val="0"/>
                  <w:divBdr>
                    <w:top w:val="none" w:sz="0" w:space="0" w:color="auto"/>
                    <w:left w:val="none" w:sz="0" w:space="0" w:color="auto"/>
                    <w:bottom w:val="none" w:sz="0" w:space="0" w:color="auto"/>
                    <w:right w:val="none" w:sz="0" w:space="0" w:color="auto"/>
                  </w:divBdr>
                </w:div>
                <w:div w:id="1639606004">
                  <w:marLeft w:val="480"/>
                  <w:marRight w:val="0"/>
                  <w:marTop w:val="0"/>
                  <w:marBottom w:val="0"/>
                  <w:divBdr>
                    <w:top w:val="none" w:sz="0" w:space="0" w:color="auto"/>
                    <w:left w:val="none" w:sz="0" w:space="0" w:color="auto"/>
                    <w:bottom w:val="none" w:sz="0" w:space="0" w:color="auto"/>
                    <w:right w:val="none" w:sz="0" w:space="0" w:color="auto"/>
                  </w:divBdr>
                </w:div>
                <w:div w:id="1062289936">
                  <w:marLeft w:val="480"/>
                  <w:marRight w:val="0"/>
                  <w:marTop w:val="0"/>
                  <w:marBottom w:val="0"/>
                  <w:divBdr>
                    <w:top w:val="none" w:sz="0" w:space="0" w:color="auto"/>
                    <w:left w:val="none" w:sz="0" w:space="0" w:color="auto"/>
                    <w:bottom w:val="none" w:sz="0" w:space="0" w:color="auto"/>
                    <w:right w:val="none" w:sz="0" w:space="0" w:color="auto"/>
                  </w:divBdr>
                </w:div>
                <w:div w:id="51269530">
                  <w:marLeft w:val="480"/>
                  <w:marRight w:val="0"/>
                  <w:marTop w:val="0"/>
                  <w:marBottom w:val="0"/>
                  <w:divBdr>
                    <w:top w:val="none" w:sz="0" w:space="0" w:color="auto"/>
                    <w:left w:val="none" w:sz="0" w:space="0" w:color="auto"/>
                    <w:bottom w:val="none" w:sz="0" w:space="0" w:color="auto"/>
                    <w:right w:val="none" w:sz="0" w:space="0" w:color="auto"/>
                  </w:divBdr>
                </w:div>
              </w:divsChild>
            </w:div>
            <w:div w:id="1859195296">
              <w:marLeft w:val="0"/>
              <w:marRight w:val="0"/>
              <w:marTop w:val="0"/>
              <w:marBottom w:val="0"/>
              <w:divBdr>
                <w:top w:val="none" w:sz="0" w:space="0" w:color="auto"/>
                <w:left w:val="none" w:sz="0" w:space="0" w:color="auto"/>
                <w:bottom w:val="none" w:sz="0" w:space="0" w:color="auto"/>
                <w:right w:val="none" w:sz="0" w:space="0" w:color="auto"/>
              </w:divBdr>
              <w:divsChild>
                <w:div w:id="1933783983">
                  <w:marLeft w:val="480"/>
                  <w:marRight w:val="0"/>
                  <w:marTop w:val="0"/>
                  <w:marBottom w:val="0"/>
                  <w:divBdr>
                    <w:top w:val="none" w:sz="0" w:space="0" w:color="auto"/>
                    <w:left w:val="none" w:sz="0" w:space="0" w:color="auto"/>
                    <w:bottom w:val="none" w:sz="0" w:space="0" w:color="auto"/>
                    <w:right w:val="none" w:sz="0" w:space="0" w:color="auto"/>
                  </w:divBdr>
                </w:div>
                <w:div w:id="1213687829">
                  <w:marLeft w:val="480"/>
                  <w:marRight w:val="0"/>
                  <w:marTop w:val="0"/>
                  <w:marBottom w:val="0"/>
                  <w:divBdr>
                    <w:top w:val="none" w:sz="0" w:space="0" w:color="auto"/>
                    <w:left w:val="none" w:sz="0" w:space="0" w:color="auto"/>
                    <w:bottom w:val="none" w:sz="0" w:space="0" w:color="auto"/>
                    <w:right w:val="none" w:sz="0" w:space="0" w:color="auto"/>
                  </w:divBdr>
                </w:div>
                <w:div w:id="221447401">
                  <w:marLeft w:val="480"/>
                  <w:marRight w:val="0"/>
                  <w:marTop w:val="0"/>
                  <w:marBottom w:val="0"/>
                  <w:divBdr>
                    <w:top w:val="none" w:sz="0" w:space="0" w:color="auto"/>
                    <w:left w:val="none" w:sz="0" w:space="0" w:color="auto"/>
                    <w:bottom w:val="none" w:sz="0" w:space="0" w:color="auto"/>
                    <w:right w:val="none" w:sz="0" w:space="0" w:color="auto"/>
                  </w:divBdr>
                </w:div>
                <w:div w:id="1611401125">
                  <w:marLeft w:val="480"/>
                  <w:marRight w:val="0"/>
                  <w:marTop w:val="0"/>
                  <w:marBottom w:val="0"/>
                  <w:divBdr>
                    <w:top w:val="none" w:sz="0" w:space="0" w:color="auto"/>
                    <w:left w:val="none" w:sz="0" w:space="0" w:color="auto"/>
                    <w:bottom w:val="none" w:sz="0" w:space="0" w:color="auto"/>
                    <w:right w:val="none" w:sz="0" w:space="0" w:color="auto"/>
                  </w:divBdr>
                </w:div>
                <w:div w:id="1358307646">
                  <w:marLeft w:val="480"/>
                  <w:marRight w:val="0"/>
                  <w:marTop w:val="0"/>
                  <w:marBottom w:val="0"/>
                  <w:divBdr>
                    <w:top w:val="none" w:sz="0" w:space="0" w:color="auto"/>
                    <w:left w:val="none" w:sz="0" w:space="0" w:color="auto"/>
                    <w:bottom w:val="none" w:sz="0" w:space="0" w:color="auto"/>
                    <w:right w:val="none" w:sz="0" w:space="0" w:color="auto"/>
                  </w:divBdr>
                </w:div>
                <w:div w:id="1573931320">
                  <w:marLeft w:val="480"/>
                  <w:marRight w:val="0"/>
                  <w:marTop w:val="0"/>
                  <w:marBottom w:val="0"/>
                  <w:divBdr>
                    <w:top w:val="none" w:sz="0" w:space="0" w:color="auto"/>
                    <w:left w:val="none" w:sz="0" w:space="0" w:color="auto"/>
                    <w:bottom w:val="none" w:sz="0" w:space="0" w:color="auto"/>
                    <w:right w:val="none" w:sz="0" w:space="0" w:color="auto"/>
                  </w:divBdr>
                </w:div>
                <w:div w:id="401563165">
                  <w:marLeft w:val="480"/>
                  <w:marRight w:val="0"/>
                  <w:marTop w:val="0"/>
                  <w:marBottom w:val="0"/>
                  <w:divBdr>
                    <w:top w:val="none" w:sz="0" w:space="0" w:color="auto"/>
                    <w:left w:val="none" w:sz="0" w:space="0" w:color="auto"/>
                    <w:bottom w:val="none" w:sz="0" w:space="0" w:color="auto"/>
                    <w:right w:val="none" w:sz="0" w:space="0" w:color="auto"/>
                  </w:divBdr>
                </w:div>
                <w:div w:id="679431320">
                  <w:marLeft w:val="480"/>
                  <w:marRight w:val="0"/>
                  <w:marTop w:val="0"/>
                  <w:marBottom w:val="0"/>
                  <w:divBdr>
                    <w:top w:val="none" w:sz="0" w:space="0" w:color="auto"/>
                    <w:left w:val="none" w:sz="0" w:space="0" w:color="auto"/>
                    <w:bottom w:val="none" w:sz="0" w:space="0" w:color="auto"/>
                    <w:right w:val="none" w:sz="0" w:space="0" w:color="auto"/>
                  </w:divBdr>
                </w:div>
                <w:div w:id="2109231712">
                  <w:marLeft w:val="480"/>
                  <w:marRight w:val="0"/>
                  <w:marTop w:val="0"/>
                  <w:marBottom w:val="0"/>
                  <w:divBdr>
                    <w:top w:val="none" w:sz="0" w:space="0" w:color="auto"/>
                    <w:left w:val="none" w:sz="0" w:space="0" w:color="auto"/>
                    <w:bottom w:val="none" w:sz="0" w:space="0" w:color="auto"/>
                    <w:right w:val="none" w:sz="0" w:space="0" w:color="auto"/>
                  </w:divBdr>
                </w:div>
                <w:div w:id="1240214160">
                  <w:marLeft w:val="480"/>
                  <w:marRight w:val="0"/>
                  <w:marTop w:val="0"/>
                  <w:marBottom w:val="0"/>
                  <w:divBdr>
                    <w:top w:val="none" w:sz="0" w:space="0" w:color="auto"/>
                    <w:left w:val="none" w:sz="0" w:space="0" w:color="auto"/>
                    <w:bottom w:val="none" w:sz="0" w:space="0" w:color="auto"/>
                    <w:right w:val="none" w:sz="0" w:space="0" w:color="auto"/>
                  </w:divBdr>
                </w:div>
                <w:div w:id="1975674462">
                  <w:marLeft w:val="480"/>
                  <w:marRight w:val="0"/>
                  <w:marTop w:val="0"/>
                  <w:marBottom w:val="0"/>
                  <w:divBdr>
                    <w:top w:val="none" w:sz="0" w:space="0" w:color="auto"/>
                    <w:left w:val="none" w:sz="0" w:space="0" w:color="auto"/>
                    <w:bottom w:val="none" w:sz="0" w:space="0" w:color="auto"/>
                    <w:right w:val="none" w:sz="0" w:space="0" w:color="auto"/>
                  </w:divBdr>
                </w:div>
                <w:div w:id="1450127041">
                  <w:marLeft w:val="480"/>
                  <w:marRight w:val="0"/>
                  <w:marTop w:val="0"/>
                  <w:marBottom w:val="0"/>
                  <w:divBdr>
                    <w:top w:val="none" w:sz="0" w:space="0" w:color="auto"/>
                    <w:left w:val="none" w:sz="0" w:space="0" w:color="auto"/>
                    <w:bottom w:val="none" w:sz="0" w:space="0" w:color="auto"/>
                    <w:right w:val="none" w:sz="0" w:space="0" w:color="auto"/>
                  </w:divBdr>
                </w:div>
                <w:div w:id="1078329848">
                  <w:marLeft w:val="480"/>
                  <w:marRight w:val="0"/>
                  <w:marTop w:val="0"/>
                  <w:marBottom w:val="0"/>
                  <w:divBdr>
                    <w:top w:val="none" w:sz="0" w:space="0" w:color="auto"/>
                    <w:left w:val="none" w:sz="0" w:space="0" w:color="auto"/>
                    <w:bottom w:val="none" w:sz="0" w:space="0" w:color="auto"/>
                    <w:right w:val="none" w:sz="0" w:space="0" w:color="auto"/>
                  </w:divBdr>
                </w:div>
                <w:div w:id="318003010">
                  <w:marLeft w:val="480"/>
                  <w:marRight w:val="0"/>
                  <w:marTop w:val="0"/>
                  <w:marBottom w:val="0"/>
                  <w:divBdr>
                    <w:top w:val="none" w:sz="0" w:space="0" w:color="auto"/>
                    <w:left w:val="none" w:sz="0" w:space="0" w:color="auto"/>
                    <w:bottom w:val="none" w:sz="0" w:space="0" w:color="auto"/>
                    <w:right w:val="none" w:sz="0" w:space="0" w:color="auto"/>
                  </w:divBdr>
                </w:div>
                <w:div w:id="435709867">
                  <w:marLeft w:val="480"/>
                  <w:marRight w:val="0"/>
                  <w:marTop w:val="0"/>
                  <w:marBottom w:val="0"/>
                  <w:divBdr>
                    <w:top w:val="none" w:sz="0" w:space="0" w:color="auto"/>
                    <w:left w:val="none" w:sz="0" w:space="0" w:color="auto"/>
                    <w:bottom w:val="none" w:sz="0" w:space="0" w:color="auto"/>
                    <w:right w:val="none" w:sz="0" w:space="0" w:color="auto"/>
                  </w:divBdr>
                </w:div>
                <w:div w:id="1135486818">
                  <w:marLeft w:val="480"/>
                  <w:marRight w:val="0"/>
                  <w:marTop w:val="0"/>
                  <w:marBottom w:val="0"/>
                  <w:divBdr>
                    <w:top w:val="none" w:sz="0" w:space="0" w:color="auto"/>
                    <w:left w:val="none" w:sz="0" w:space="0" w:color="auto"/>
                    <w:bottom w:val="none" w:sz="0" w:space="0" w:color="auto"/>
                    <w:right w:val="none" w:sz="0" w:space="0" w:color="auto"/>
                  </w:divBdr>
                </w:div>
                <w:div w:id="1673994660">
                  <w:marLeft w:val="480"/>
                  <w:marRight w:val="0"/>
                  <w:marTop w:val="0"/>
                  <w:marBottom w:val="0"/>
                  <w:divBdr>
                    <w:top w:val="none" w:sz="0" w:space="0" w:color="auto"/>
                    <w:left w:val="none" w:sz="0" w:space="0" w:color="auto"/>
                    <w:bottom w:val="none" w:sz="0" w:space="0" w:color="auto"/>
                    <w:right w:val="none" w:sz="0" w:space="0" w:color="auto"/>
                  </w:divBdr>
                </w:div>
                <w:div w:id="335963668">
                  <w:marLeft w:val="480"/>
                  <w:marRight w:val="0"/>
                  <w:marTop w:val="0"/>
                  <w:marBottom w:val="0"/>
                  <w:divBdr>
                    <w:top w:val="none" w:sz="0" w:space="0" w:color="auto"/>
                    <w:left w:val="none" w:sz="0" w:space="0" w:color="auto"/>
                    <w:bottom w:val="none" w:sz="0" w:space="0" w:color="auto"/>
                    <w:right w:val="none" w:sz="0" w:space="0" w:color="auto"/>
                  </w:divBdr>
                </w:div>
                <w:div w:id="965743130">
                  <w:marLeft w:val="480"/>
                  <w:marRight w:val="0"/>
                  <w:marTop w:val="0"/>
                  <w:marBottom w:val="0"/>
                  <w:divBdr>
                    <w:top w:val="none" w:sz="0" w:space="0" w:color="auto"/>
                    <w:left w:val="none" w:sz="0" w:space="0" w:color="auto"/>
                    <w:bottom w:val="none" w:sz="0" w:space="0" w:color="auto"/>
                    <w:right w:val="none" w:sz="0" w:space="0" w:color="auto"/>
                  </w:divBdr>
                </w:div>
                <w:div w:id="1783454730">
                  <w:marLeft w:val="480"/>
                  <w:marRight w:val="0"/>
                  <w:marTop w:val="0"/>
                  <w:marBottom w:val="0"/>
                  <w:divBdr>
                    <w:top w:val="none" w:sz="0" w:space="0" w:color="auto"/>
                    <w:left w:val="none" w:sz="0" w:space="0" w:color="auto"/>
                    <w:bottom w:val="none" w:sz="0" w:space="0" w:color="auto"/>
                    <w:right w:val="none" w:sz="0" w:space="0" w:color="auto"/>
                  </w:divBdr>
                </w:div>
                <w:div w:id="437792910">
                  <w:marLeft w:val="480"/>
                  <w:marRight w:val="0"/>
                  <w:marTop w:val="0"/>
                  <w:marBottom w:val="0"/>
                  <w:divBdr>
                    <w:top w:val="none" w:sz="0" w:space="0" w:color="auto"/>
                    <w:left w:val="none" w:sz="0" w:space="0" w:color="auto"/>
                    <w:bottom w:val="none" w:sz="0" w:space="0" w:color="auto"/>
                    <w:right w:val="none" w:sz="0" w:space="0" w:color="auto"/>
                  </w:divBdr>
                </w:div>
                <w:div w:id="1406881895">
                  <w:marLeft w:val="480"/>
                  <w:marRight w:val="0"/>
                  <w:marTop w:val="0"/>
                  <w:marBottom w:val="0"/>
                  <w:divBdr>
                    <w:top w:val="none" w:sz="0" w:space="0" w:color="auto"/>
                    <w:left w:val="none" w:sz="0" w:space="0" w:color="auto"/>
                    <w:bottom w:val="none" w:sz="0" w:space="0" w:color="auto"/>
                    <w:right w:val="none" w:sz="0" w:space="0" w:color="auto"/>
                  </w:divBdr>
                </w:div>
                <w:div w:id="760764351">
                  <w:marLeft w:val="480"/>
                  <w:marRight w:val="0"/>
                  <w:marTop w:val="0"/>
                  <w:marBottom w:val="0"/>
                  <w:divBdr>
                    <w:top w:val="none" w:sz="0" w:space="0" w:color="auto"/>
                    <w:left w:val="none" w:sz="0" w:space="0" w:color="auto"/>
                    <w:bottom w:val="none" w:sz="0" w:space="0" w:color="auto"/>
                    <w:right w:val="none" w:sz="0" w:space="0" w:color="auto"/>
                  </w:divBdr>
                </w:div>
                <w:div w:id="1530751463">
                  <w:marLeft w:val="480"/>
                  <w:marRight w:val="0"/>
                  <w:marTop w:val="0"/>
                  <w:marBottom w:val="0"/>
                  <w:divBdr>
                    <w:top w:val="none" w:sz="0" w:space="0" w:color="auto"/>
                    <w:left w:val="none" w:sz="0" w:space="0" w:color="auto"/>
                    <w:bottom w:val="none" w:sz="0" w:space="0" w:color="auto"/>
                    <w:right w:val="none" w:sz="0" w:space="0" w:color="auto"/>
                  </w:divBdr>
                </w:div>
                <w:div w:id="1505047848">
                  <w:marLeft w:val="480"/>
                  <w:marRight w:val="0"/>
                  <w:marTop w:val="0"/>
                  <w:marBottom w:val="0"/>
                  <w:divBdr>
                    <w:top w:val="none" w:sz="0" w:space="0" w:color="auto"/>
                    <w:left w:val="none" w:sz="0" w:space="0" w:color="auto"/>
                    <w:bottom w:val="none" w:sz="0" w:space="0" w:color="auto"/>
                    <w:right w:val="none" w:sz="0" w:space="0" w:color="auto"/>
                  </w:divBdr>
                </w:div>
                <w:div w:id="1756632672">
                  <w:marLeft w:val="480"/>
                  <w:marRight w:val="0"/>
                  <w:marTop w:val="0"/>
                  <w:marBottom w:val="0"/>
                  <w:divBdr>
                    <w:top w:val="none" w:sz="0" w:space="0" w:color="auto"/>
                    <w:left w:val="none" w:sz="0" w:space="0" w:color="auto"/>
                    <w:bottom w:val="none" w:sz="0" w:space="0" w:color="auto"/>
                    <w:right w:val="none" w:sz="0" w:space="0" w:color="auto"/>
                  </w:divBdr>
                </w:div>
              </w:divsChild>
            </w:div>
            <w:div w:id="1053195759">
              <w:marLeft w:val="0"/>
              <w:marRight w:val="0"/>
              <w:marTop w:val="0"/>
              <w:marBottom w:val="0"/>
              <w:divBdr>
                <w:top w:val="none" w:sz="0" w:space="0" w:color="auto"/>
                <w:left w:val="none" w:sz="0" w:space="0" w:color="auto"/>
                <w:bottom w:val="none" w:sz="0" w:space="0" w:color="auto"/>
                <w:right w:val="none" w:sz="0" w:space="0" w:color="auto"/>
              </w:divBdr>
              <w:divsChild>
                <w:div w:id="564682719">
                  <w:marLeft w:val="480"/>
                  <w:marRight w:val="0"/>
                  <w:marTop w:val="0"/>
                  <w:marBottom w:val="0"/>
                  <w:divBdr>
                    <w:top w:val="none" w:sz="0" w:space="0" w:color="auto"/>
                    <w:left w:val="none" w:sz="0" w:space="0" w:color="auto"/>
                    <w:bottom w:val="none" w:sz="0" w:space="0" w:color="auto"/>
                    <w:right w:val="none" w:sz="0" w:space="0" w:color="auto"/>
                  </w:divBdr>
                </w:div>
                <w:div w:id="593318472">
                  <w:marLeft w:val="480"/>
                  <w:marRight w:val="0"/>
                  <w:marTop w:val="0"/>
                  <w:marBottom w:val="0"/>
                  <w:divBdr>
                    <w:top w:val="none" w:sz="0" w:space="0" w:color="auto"/>
                    <w:left w:val="none" w:sz="0" w:space="0" w:color="auto"/>
                    <w:bottom w:val="none" w:sz="0" w:space="0" w:color="auto"/>
                    <w:right w:val="none" w:sz="0" w:space="0" w:color="auto"/>
                  </w:divBdr>
                </w:div>
                <w:div w:id="628828701">
                  <w:marLeft w:val="480"/>
                  <w:marRight w:val="0"/>
                  <w:marTop w:val="0"/>
                  <w:marBottom w:val="0"/>
                  <w:divBdr>
                    <w:top w:val="none" w:sz="0" w:space="0" w:color="auto"/>
                    <w:left w:val="none" w:sz="0" w:space="0" w:color="auto"/>
                    <w:bottom w:val="none" w:sz="0" w:space="0" w:color="auto"/>
                    <w:right w:val="none" w:sz="0" w:space="0" w:color="auto"/>
                  </w:divBdr>
                </w:div>
                <w:div w:id="873032187">
                  <w:marLeft w:val="480"/>
                  <w:marRight w:val="0"/>
                  <w:marTop w:val="0"/>
                  <w:marBottom w:val="0"/>
                  <w:divBdr>
                    <w:top w:val="none" w:sz="0" w:space="0" w:color="auto"/>
                    <w:left w:val="none" w:sz="0" w:space="0" w:color="auto"/>
                    <w:bottom w:val="none" w:sz="0" w:space="0" w:color="auto"/>
                    <w:right w:val="none" w:sz="0" w:space="0" w:color="auto"/>
                  </w:divBdr>
                </w:div>
                <w:div w:id="1910653673">
                  <w:marLeft w:val="480"/>
                  <w:marRight w:val="0"/>
                  <w:marTop w:val="0"/>
                  <w:marBottom w:val="0"/>
                  <w:divBdr>
                    <w:top w:val="none" w:sz="0" w:space="0" w:color="auto"/>
                    <w:left w:val="none" w:sz="0" w:space="0" w:color="auto"/>
                    <w:bottom w:val="none" w:sz="0" w:space="0" w:color="auto"/>
                    <w:right w:val="none" w:sz="0" w:space="0" w:color="auto"/>
                  </w:divBdr>
                </w:div>
                <w:div w:id="328289914">
                  <w:marLeft w:val="480"/>
                  <w:marRight w:val="0"/>
                  <w:marTop w:val="0"/>
                  <w:marBottom w:val="0"/>
                  <w:divBdr>
                    <w:top w:val="none" w:sz="0" w:space="0" w:color="auto"/>
                    <w:left w:val="none" w:sz="0" w:space="0" w:color="auto"/>
                    <w:bottom w:val="none" w:sz="0" w:space="0" w:color="auto"/>
                    <w:right w:val="none" w:sz="0" w:space="0" w:color="auto"/>
                  </w:divBdr>
                </w:div>
                <w:div w:id="754089087">
                  <w:marLeft w:val="480"/>
                  <w:marRight w:val="0"/>
                  <w:marTop w:val="0"/>
                  <w:marBottom w:val="0"/>
                  <w:divBdr>
                    <w:top w:val="none" w:sz="0" w:space="0" w:color="auto"/>
                    <w:left w:val="none" w:sz="0" w:space="0" w:color="auto"/>
                    <w:bottom w:val="none" w:sz="0" w:space="0" w:color="auto"/>
                    <w:right w:val="none" w:sz="0" w:space="0" w:color="auto"/>
                  </w:divBdr>
                </w:div>
                <w:div w:id="949581937">
                  <w:marLeft w:val="480"/>
                  <w:marRight w:val="0"/>
                  <w:marTop w:val="0"/>
                  <w:marBottom w:val="0"/>
                  <w:divBdr>
                    <w:top w:val="none" w:sz="0" w:space="0" w:color="auto"/>
                    <w:left w:val="none" w:sz="0" w:space="0" w:color="auto"/>
                    <w:bottom w:val="none" w:sz="0" w:space="0" w:color="auto"/>
                    <w:right w:val="none" w:sz="0" w:space="0" w:color="auto"/>
                  </w:divBdr>
                </w:div>
                <w:div w:id="648898498">
                  <w:marLeft w:val="480"/>
                  <w:marRight w:val="0"/>
                  <w:marTop w:val="0"/>
                  <w:marBottom w:val="0"/>
                  <w:divBdr>
                    <w:top w:val="none" w:sz="0" w:space="0" w:color="auto"/>
                    <w:left w:val="none" w:sz="0" w:space="0" w:color="auto"/>
                    <w:bottom w:val="none" w:sz="0" w:space="0" w:color="auto"/>
                    <w:right w:val="none" w:sz="0" w:space="0" w:color="auto"/>
                  </w:divBdr>
                </w:div>
                <w:div w:id="600987629">
                  <w:marLeft w:val="480"/>
                  <w:marRight w:val="0"/>
                  <w:marTop w:val="0"/>
                  <w:marBottom w:val="0"/>
                  <w:divBdr>
                    <w:top w:val="none" w:sz="0" w:space="0" w:color="auto"/>
                    <w:left w:val="none" w:sz="0" w:space="0" w:color="auto"/>
                    <w:bottom w:val="none" w:sz="0" w:space="0" w:color="auto"/>
                    <w:right w:val="none" w:sz="0" w:space="0" w:color="auto"/>
                  </w:divBdr>
                </w:div>
                <w:div w:id="1151948623">
                  <w:marLeft w:val="480"/>
                  <w:marRight w:val="0"/>
                  <w:marTop w:val="0"/>
                  <w:marBottom w:val="0"/>
                  <w:divBdr>
                    <w:top w:val="none" w:sz="0" w:space="0" w:color="auto"/>
                    <w:left w:val="none" w:sz="0" w:space="0" w:color="auto"/>
                    <w:bottom w:val="none" w:sz="0" w:space="0" w:color="auto"/>
                    <w:right w:val="none" w:sz="0" w:space="0" w:color="auto"/>
                  </w:divBdr>
                </w:div>
                <w:div w:id="507408203">
                  <w:marLeft w:val="480"/>
                  <w:marRight w:val="0"/>
                  <w:marTop w:val="0"/>
                  <w:marBottom w:val="0"/>
                  <w:divBdr>
                    <w:top w:val="none" w:sz="0" w:space="0" w:color="auto"/>
                    <w:left w:val="none" w:sz="0" w:space="0" w:color="auto"/>
                    <w:bottom w:val="none" w:sz="0" w:space="0" w:color="auto"/>
                    <w:right w:val="none" w:sz="0" w:space="0" w:color="auto"/>
                  </w:divBdr>
                </w:div>
                <w:div w:id="1127815905">
                  <w:marLeft w:val="480"/>
                  <w:marRight w:val="0"/>
                  <w:marTop w:val="0"/>
                  <w:marBottom w:val="0"/>
                  <w:divBdr>
                    <w:top w:val="none" w:sz="0" w:space="0" w:color="auto"/>
                    <w:left w:val="none" w:sz="0" w:space="0" w:color="auto"/>
                    <w:bottom w:val="none" w:sz="0" w:space="0" w:color="auto"/>
                    <w:right w:val="none" w:sz="0" w:space="0" w:color="auto"/>
                  </w:divBdr>
                </w:div>
                <w:div w:id="1097021651">
                  <w:marLeft w:val="480"/>
                  <w:marRight w:val="0"/>
                  <w:marTop w:val="0"/>
                  <w:marBottom w:val="0"/>
                  <w:divBdr>
                    <w:top w:val="none" w:sz="0" w:space="0" w:color="auto"/>
                    <w:left w:val="none" w:sz="0" w:space="0" w:color="auto"/>
                    <w:bottom w:val="none" w:sz="0" w:space="0" w:color="auto"/>
                    <w:right w:val="none" w:sz="0" w:space="0" w:color="auto"/>
                  </w:divBdr>
                </w:div>
                <w:div w:id="395975145">
                  <w:marLeft w:val="480"/>
                  <w:marRight w:val="0"/>
                  <w:marTop w:val="0"/>
                  <w:marBottom w:val="0"/>
                  <w:divBdr>
                    <w:top w:val="none" w:sz="0" w:space="0" w:color="auto"/>
                    <w:left w:val="none" w:sz="0" w:space="0" w:color="auto"/>
                    <w:bottom w:val="none" w:sz="0" w:space="0" w:color="auto"/>
                    <w:right w:val="none" w:sz="0" w:space="0" w:color="auto"/>
                  </w:divBdr>
                </w:div>
                <w:div w:id="138308067">
                  <w:marLeft w:val="480"/>
                  <w:marRight w:val="0"/>
                  <w:marTop w:val="0"/>
                  <w:marBottom w:val="0"/>
                  <w:divBdr>
                    <w:top w:val="none" w:sz="0" w:space="0" w:color="auto"/>
                    <w:left w:val="none" w:sz="0" w:space="0" w:color="auto"/>
                    <w:bottom w:val="none" w:sz="0" w:space="0" w:color="auto"/>
                    <w:right w:val="none" w:sz="0" w:space="0" w:color="auto"/>
                  </w:divBdr>
                </w:div>
                <w:div w:id="1513645577">
                  <w:marLeft w:val="480"/>
                  <w:marRight w:val="0"/>
                  <w:marTop w:val="0"/>
                  <w:marBottom w:val="0"/>
                  <w:divBdr>
                    <w:top w:val="none" w:sz="0" w:space="0" w:color="auto"/>
                    <w:left w:val="none" w:sz="0" w:space="0" w:color="auto"/>
                    <w:bottom w:val="none" w:sz="0" w:space="0" w:color="auto"/>
                    <w:right w:val="none" w:sz="0" w:space="0" w:color="auto"/>
                  </w:divBdr>
                </w:div>
                <w:div w:id="32196385">
                  <w:marLeft w:val="480"/>
                  <w:marRight w:val="0"/>
                  <w:marTop w:val="0"/>
                  <w:marBottom w:val="0"/>
                  <w:divBdr>
                    <w:top w:val="none" w:sz="0" w:space="0" w:color="auto"/>
                    <w:left w:val="none" w:sz="0" w:space="0" w:color="auto"/>
                    <w:bottom w:val="none" w:sz="0" w:space="0" w:color="auto"/>
                    <w:right w:val="none" w:sz="0" w:space="0" w:color="auto"/>
                  </w:divBdr>
                </w:div>
                <w:div w:id="1765834378">
                  <w:marLeft w:val="480"/>
                  <w:marRight w:val="0"/>
                  <w:marTop w:val="0"/>
                  <w:marBottom w:val="0"/>
                  <w:divBdr>
                    <w:top w:val="none" w:sz="0" w:space="0" w:color="auto"/>
                    <w:left w:val="none" w:sz="0" w:space="0" w:color="auto"/>
                    <w:bottom w:val="none" w:sz="0" w:space="0" w:color="auto"/>
                    <w:right w:val="none" w:sz="0" w:space="0" w:color="auto"/>
                  </w:divBdr>
                </w:div>
                <w:div w:id="304313921">
                  <w:marLeft w:val="480"/>
                  <w:marRight w:val="0"/>
                  <w:marTop w:val="0"/>
                  <w:marBottom w:val="0"/>
                  <w:divBdr>
                    <w:top w:val="none" w:sz="0" w:space="0" w:color="auto"/>
                    <w:left w:val="none" w:sz="0" w:space="0" w:color="auto"/>
                    <w:bottom w:val="none" w:sz="0" w:space="0" w:color="auto"/>
                    <w:right w:val="none" w:sz="0" w:space="0" w:color="auto"/>
                  </w:divBdr>
                </w:div>
                <w:div w:id="1353923008">
                  <w:marLeft w:val="480"/>
                  <w:marRight w:val="0"/>
                  <w:marTop w:val="0"/>
                  <w:marBottom w:val="0"/>
                  <w:divBdr>
                    <w:top w:val="none" w:sz="0" w:space="0" w:color="auto"/>
                    <w:left w:val="none" w:sz="0" w:space="0" w:color="auto"/>
                    <w:bottom w:val="none" w:sz="0" w:space="0" w:color="auto"/>
                    <w:right w:val="none" w:sz="0" w:space="0" w:color="auto"/>
                  </w:divBdr>
                </w:div>
                <w:div w:id="394351566">
                  <w:marLeft w:val="480"/>
                  <w:marRight w:val="0"/>
                  <w:marTop w:val="0"/>
                  <w:marBottom w:val="0"/>
                  <w:divBdr>
                    <w:top w:val="none" w:sz="0" w:space="0" w:color="auto"/>
                    <w:left w:val="none" w:sz="0" w:space="0" w:color="auto"/>
                    <w:bottom w:val="none" w:sz="0" w:space="0" w:color="auto"/>
                    <w:right w:val="none" w:sz="0" w:space="0" w:color="auto"/>
                  </w:divBdr>
                </w:div>
                <w:div w:id="747339185">
                  <w:marLeft w:val="480"/>
                  <w:marRight w:val="0"/>
                  <w:marTop w:val="0"/>
                  <w:marBottom w:val="0"/>
                  <w:divBdr>
                    <w:top w:val="none" w:sz="0" w:space="0" w:color="auto"/>
                    <w:left w:val="none" w:sz="0" w:space="0" w:color="auto"/>
                    <w:bottom w:val="none" w:sz="0" w:space="0" w:color="auto"/>
                    <w:right w:val="none" w:sz="0" w:space="0" w:color="auto"/>
                  </w:divBdr>
                </w:div>
                <w:div w:id="689449789">
                  <w:marLeft w:val="480"/>
                  <w:marRight w:val="0"/>
                  <w:marTop w:val="0"/>
                  <w:marBottom w:val="0"/>
                  <w:divBdr>
                    <w:top w:val="none" w:sz="0" w:space="0" w:color="auto"/>
                    <w:left w:val="none" w:sz="0" w:space="0" w:color="auto"/>
                    <w:bottom w:val="none" w:sz="0" w:space="0" w:color="auto"/>
                    <w:right w:val="none" w:sz="0" w:space="0" w:color="auto"/>
                  </w:divBdr>
                </w:div>
                <w:div w:id="1789278390">
                  <w:marLeft w:val="480"/>
                  <w:marRight w:val="0"/>
                  <w:marTop w:val="0"/>
                  <w:marBottom w:val="0"/>
                  <w:divBdr>
                    <w:top w:val="none" w:sz="0" w:space="0" w:color="auto"/>
                    <w:left w:val="none" w:sz="0" w:space="0" w:color="auto"/>
                    <w:bottom w:val="none" w:sz="0" w:space="0" w:color="auto"/>
                    <w:right w:val="none" w:sz="0" w:space="0" w:color="auto"/>
                  </w:divBdr>
                </w:div>
                <w:div w:id="958027457">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258825808">
          <w:marLeft w:val="480"/>
          <w:marRight w:val="0"/>
          <w:marTop w:val="0"/>
          <w:marBottom w:val="0"/>
          <w:divBdr>
            <w:top w:val="none" w:sz="0" w:space="0" w:color="auto"/>
            <w:left w:val="none" w:sz="0" w:space="0" w:color="auto"/>
            <w:bottom w:val="none" w:sz="0" w:space="0" w:color="auto"/>
            <w:right w:val="none" w:sz="0" w:space="0" w:color="auto"/>
          </w:divBdr>
        </w:div>
        <w:div w:id="603999606">
          <w:marLeft w:val="480"/>
          <w:marRight w:val="0"/>
          <w:marTop w:val="0"/>
          <w:marBottom w:val="0"/>
          <w:divBdr>
            <w:top w:val="none" w:sz="0" w:space="0" w:color="auto"/>
            <w:left w:val="none" w:sz="0" w:space="0" w:color="auto"/>
            <w:bottom w:val="none" w:sz="0" w:space="0" w:color="auto"/>
            <w:right w:val="none" w:sz="0" w:space="0" w:color="auto"/>
          </w:divBdr>
        </w:div>
        <w:div w:id="1125465432">
          <w:marLeft w:val="480"/>
          <w:marRight w:val="0"/>
          <w:marTop w:val="0"/>
          <w:marBottom w:val="0"/>
          <w:divBdr>
            <w:top w:val="none" w:sz="0" w:space="0" w:color="auto"/>
            <w:left w:val="none" w:sz="0" w:space="0" w:color="auto"/>
            <w:bottom w:val="none" w:sz="0" w:space="0" w:color="auto"/>
            <w:right w:val="none" w:sz="0" w:space="0" w:color="auto"/>
          </w:divBdr>
        </w:div>
        <w:div w:id="2140486220">
          <w:marLeft w:val="480"/>
          <w:marRight w:val="0"/>
          <w:marTop w:val="0"/>
          <w:marBottom w:val="0"/>
          <w:divBdr>
            <w:top w:val="none" w:sz="0" w:space="0" w:color="auto"/>
            <w:left w:val="none" w:sz="0" w:space="0" w:color="auto"/>
            <w:bottom w:val="none" w:sz="0" w:space="0" w:color="auto"/>
            <w:right w:val="none" w:sz="0" w:space="0" w:color="auto"/>
          </w:divBdr>
        </w:div>
        <w:div w:id="2096703614">
          <w:marLeft w:val="480"/>
          <w:marRight w:val="0"/>
          <w:marTop w:val="0"/>
          <w:marBottom w:val="0"/>
          <w:divBdr>
            <w:top w:val="none" w:sz="0" w:space="0" w:color="auto"/>
            <w:left w:val="none" w:sz="0" w:space="0" w:color="auto"/>
            <w:bottom w:val="none" w:sz="0" w:space="0" w:color="auto"/>
            <w:right w:val="none" w:sz="0" w:space="0" w:color="auto"/>
          </w:divBdr>
        </w:div>
        <w:div w:id="2019498109">
          <w:marLeft w:val="480"/>
          <w:marRight w:val="0"/>
          <w:marTop w:val="0"/>
          <w:marBottom w:val="0"/>
          <w:divBdr>
            <w:top w:val="none" w:sz="0" w:space="0" w:color="auto"/>
            <w:left w:val="none" w:sz="0" w:space="0" w:color="auto"/>
            <w:bottom w:val="none" w:sz="0" w:space="0" w:color="auto"/>
            <w:right w:val="none" w:sz="0" w:space="0" w:color="auto"/>
          </w:divBdr>
        </w:div>
        <w:div w:id="1903980172">
          <w:marLeft w:val="480"/>
          <w:marRight w:val="0"/>
          <w:marTop w:val="0"/>
          <w:marBottom w:val="0"/>
          <w:divBdr>
            <w:top w:val="none" w:sz="0" w:space="0" w:color="auto"/>
            <w:left w:val="none" w:sz="0" w:space="0" w:color="auto"/>
            <w:bottom w:val="none" w:sz="0" w:space="0" w:color="auto"/>
            <w:right w:val="none" w:sz="0" w:space="0" w:color="auto"/>
          </w:divBdr>
        </w:div>
        <w:div w:id="406613987">
          <w:marLeft w:val="480"/>
          <w:marRight w:val="0"/>
          <w:marTop w:val="0"/>
          <w:marBottom w:val="0"/>
          <w:divBdr>
            <w:top w:val="none" w:sz="0" w:space="0" w:color="auto"/>
            <w:left w:val="none" w:sz="0" w:space="0" w:color="auto"/>
            <w:bottom w:val="none" w:sz="0" w:space="0" w:color="auto"/>
            <w:right w:val="none" w:sz="0" w:space="0" w:color="auto"/>
          </w:divBdr>
        </w:div>
        <w:div w:id="225183947">
          <w:marLeft w:val="480"/>
          <w:marRight w:val="0"/>
          <w:marTop w:val="0"/>
          <w:marBottom w:val="0"/>
          <w:divBdr>
            <w:top w:val="none" w:sz="0" w:space="0" w:color="auto"/>
            <w:left w:val="none" w:sz="0" w:space="0" w:color="auto"/>
            <w:bottom w:val="none" w:sz="0" w:space="0" w:color="auto"/>
            <w:right w:val="none" w:sz="0" w:space="0" w:color="auto"/>
          </w:divBdr>
        </w:div>
        <w:div w:id="1752580520">
          <w:marLeft w:val="480"/>
          <w:marRight w:val="0"/>
          <w:marTop w:val="0"/>
          <w:marBottom w:val="0"/>
          <w:divBdr>
            <w:top w:val="none" w:sz="0" w:space="0" w:color="auto"/>
            <w:left w:val="none" w:sz="0" w:space="0" w:color="auto"/>
            <w:bottom w:val="none" w:sz="0" w:space="0" w:color="auto"/>
            <w:right w:val="none" w:sz="0" w:space="0" w:color="auto"/>
          </w:divBdr>
        </w:div>
        <w:div w:id="1473450227">
          <w:marLeft w:val="480"/>
          <w:marRight w:val="0"/>
          <w:marTop w:val="0"/>
          <w:marBottom w:val="0"/>
          <w:divBdr>
            <w:top w:val="none" w:sz="0" w:space="0" w:color="auto"/>
            <w:left w:val="none" w:sz="0" w:space="0" w:color="auto"/>
            <w:bottom w:val="none" w:sz="0" w:space="0" w:color="auto"/>
            <w:right w:val="none" w:sz="0" w:space="0" w:color="auto"/>
          </w:divBdr>
        </w:div>
        <w:div w:id="984553459">
          <w:marLeft w:val="480"/>
          <w:marRight w:val="0"/>
          <w:marTop w:val="0"/>
          <w:marBottom w:val="0"/>
          <w:divBdr>
            <w:top w:val="none" w:sz="0" w:space="0" w:color="auto"/>
            <w:left w:val="none" w:sz="0" w:space="0" w:color="auto"/>
            <w:bottom w:val="none" w:sz="0" w:space="0" w:color="auto"/>
            <w:right w:val="none" w:sz="0" w:space="0" w:color="auto"/>
          </w:divBdr>
        </w:div>
        <w:div w:id="1315379974">
          <w:marLeft w:val="480"/>
          <w:marRight w:val="0"/>
          <w:marTop w:val="0"/>
          <w:marBottom w:val="0"/>
          <w:divBdr>
            <w:top w:val="none" w:sz="0" w:space="0" w:color="auto"/>
            <w:left w:val="none" w:sz="0" w:space="0" w:color="auto"/>
            <w:bottom w:val="none" w:sz="0" w:space="0" w:color="auto"/>
            <w:right w:val="none" w:sz="0" w:space="0" w:color="auto"/>
          </w:divBdr>
        </w:div>
        <w:div w:id="989480542">
          <w:marLeft w:val="480"/>
          <w:marRight w:val="0"/>
          <w:marTop w:val="0"/>
          <w:marBottom w:val="0"/>
          <w:divBdr>
            <w:top w:val="none" w:sz="0" w:space="0" w:color="auto"/>
            <w:left w:val="none" w:sz="0" w:space="0" w:color="auto"/>
            <w:bottom w:val="none" w:sz="0" w:space="0" w:color="auto"/>
            <w:right w:val="none" w:sz="0" w:space="0" w:color="auto"/>
          </w:divBdr>
        </w:div>
        <w:div w:id="411701362">
          <w:marLeft w:val="480"/>
          <w:marRight w:val="0"/>
          <w:marTop w:val="0"/>
          <w:marBottom w:val="0"/>
          <w:divBdr>
            <w:top w:val="none" w:sz="0" w:space="0" w:color="auto"/>
            <w:left w:val="none" w:sz="0" w:space="0" w:color="auto"/>
            <w:bottom w:val="none" w:sz="0" w:space="0" w:color="auto"/>
            <w:right w:val="none" w:sz="0" w:space="0" w:color="auto"/>
          </w:divBdr>
        </w:div>
        <w:div w:id="87119000">
          <w:marLeft w:val="480"/>
          <w:marRight w:val="0"/>
          <w:marTop w:val="0"/>
          <w:marBottom w:val="0"/>
          <w:divBdr>
            <w:top w:val="none" w:sz="0" w:space="0" w:color="auto"/>
            <w:left w:val="none" w:sz="0" w:space="0" w:color="auto"/>
            <w:bottom w:val="none" w:sz="0" w:space="0" w:color="auto"/>
            <w:right w:val="none" w:sz="0" w:space="0" w:color="auto"/>
          </w:divBdr>
        </w:div>
        <w:div w:id="2057001587">
          <w:marLeft w:val="480"/>
          <w:marRight w:val="0"/>
          <w:marTop w:val="0"/>
          <w:marBottom w:val="0"/>
          <w:divBdr>
            <w:top w:val="none" w:sz="0" w:space="0" w:color="auto"/>
            <w:left w:val="none" w:sz="0" w:space="0" w:color="auto"/>
            <w:bottom w:val="none" w:sz="0" w:space="0" w:color="auto"/>
            <w:right w:val="none" w:sz="0" w:space="0" w:color="auto"/>
          </w:divBdr>
        </w:div>
        <w:div w:id="571282753">
          <w:marLeft w:val="480"/>
          <w:marRight w:val="0"/>
          <w:marTop w:val="0"/>
          <w:marBottom w:val="0"/>
          <w:divBdr>
            <w:top w:val="none" w:sz="0" w:space="0" w:color="auto"/>
            <w:left w:val="none" w:sz="0" w:space="0" w:color="auto"/>
            <w:bottom w:val="none" w:sz="0" w:space="0" w:color="auto"/>
            <w:right w:val="none" w:sz="0" w:space="0" w:color="auto"/>
          </w:divBdr>
        </w:div>
        <w:div w:id="1600289286">
          <w:marLeft w:val="480"/>
          <w:marRight w:val="0"/>
          <w:marTop w:val="0"/>
          <w:marBottom w:val="0"/>
          <w:divBdr>
            <w:top w:val="none" w:sz="0" w:space="0" w:color="auto"/>
            <w:left w:val="none" w:sz="0" w:space="0" w:color="auto"/>
            <w:bottom w:val="none" w:sz="0" w:space="0" w:color="auto"/>
            <w:right w:val="none" w:sz="0" w:space="0" w:color="auto"/>
          </w:divBdr>
        </w:div>
        <w:div w:id="1629970776">
          <w:marLeft w:val="480"/>
          <w:marRight w:val="0"/>
          <w:marTop w:val="0"/>
          <w:marBottom w:val="0"/>
          <w:divBdr>
            <w:top w:val="none" w:sz="0" w:space="0" w:color="auto"/>
            <w:left w:val="none" w:sz="0" w:space="0" w:color="auto"/>
            <w:bottom w:val="none" w:sz="0" w:space="0" w:color="auto"/>
            <w:right w:val="none" w:sz="0" w:space="0" w:color="auto"/>
          </w:divBdr>
        </w:div>
        <w:div w:id="106042781">
          <w:marLeft w:val="480"/>
          <w:marRight w:val="0"/>
          <w:marTop w:val="0"/>
          <w:marBottom w:val="0"/>
          <w:divBdr>
            <w:top w:val="none" w:sz="0" w:space="0" w:color="auto"/>
            <w:left w:val="none" w:sz="0" w:space="0" w:color="auto"/>
            <w:bottom w:val="none" w:sz="0" w:space="0" w:color="auto"/>
            <w:right w:val="none" w:sz="0" w:space="0" w:color="auto"/>
          </w:divBdr>
        </w:div>
        <w:div w:id="752967254">
          <w:marLeft w:val="480"/>
          <w:marRight w:val="0"/>
          <w:marTop w:val="0"/>
          <w:marBottom w:val="0"/>
          <w:divBdr>
            <w:top w:val="none" w:sz="0" w:space="0" w:color="auto"/>
            <w:left w:val="none" w:sz="0" w:space="0" w:color="auto"/>
            <w:bottom w:val="none" w:sz="0" w:space="0" w:color="auto"/>
            <w:right w:val="none" w:sz="0" w:space="0" w:color="auto"/>
          </w:divBdr>
        </w:div>
        <w:div w:id="655037305">
          <w:marLeft w:val="480"/>
          <w:marRight w:val="0"/>
          <w:marTop w:val="0"/>
          <w:marBottom w:val="0"/>
          <w:divBdr>
            <w:top w:val="none" w:sz="0" w:space="0" w:color="auto"/>
            <w:left w:val="none" w:sz="0" w:space="0" w:color="auto"/>
            <w:bottom w:val="none" w:sz="0" w:space="0" w:color="auto"/>
            <w:right w:val="none" w:sz="0" w:space="0" w:color="auto"/>
          </w:divBdr>
        </w:div>
        <w:div w:id="194394765">
          <w:marLeft w:val="480"/>
          <w:marRight w:val="0"/>
          <w:marTop w:val="0"/>
          <w:marBottom w:val="0"/>
          <w:divBdr>
            <w:top w:val="none" w:sz="0" w:space="0" w:color="auto"/>
            <w:left w:val="none" w:sz="0" w:space="0" w:color="auto"/>
            <w:bottom w:val="none" w:sz="0" w:space="0" w:color="auto"/>
            <w:right w:val="none" w:sz="0" w:space="0" w:color="auto"/>
          </w:divBdr>
        </w:div>
        <w:div w:id="1442258870">
          <w:marLeft w:val="480"/>
          <w:marRight w:val="0"/>
          <w:marTop w:val="0"/>
          <w:marBottom w:val="0"/>
          <w:divBdr>
            <w:top w:val="none" w:sz="0" w:space="0" w:color="auto"/>
            <w:left w:val="none" w:sz="0" w:space="0" w:color="auto"/>
            <w:bottom w:val="none" w:sz="0" w:space="0" w:color="auto"/>
            <w:right w:val="none" w:sz="0" w:space="0" w:color="auto"/>
          </w:divBdr>
        </w:div>
      </w:divsChild>
    </w:div>
    <w:div w:id="489760707">
      <w:bodyDiv w:val="1"/>
      <w:marLeft w:val="0"/>
      <w:marRight w:val="0"/>
      <w:marTop w:val="0"/>
      <w:marBottom w:val="0"/>
      <w:divBdr>
        <w:top w:val="none" w:sz="0" w:space="0" w:color="auto"/>
        <w:left w:val="none" w:sz="0" w:space="0" w:color="auto"/>
        <w:bottom w:val="none" w:sz="0" w:space="0" w:color="auto"/>
        <w:right w:val="none" w:sz="0" w:space="0" w:color="auto"/>
      </w:divBdr>
    </w:div>
    <w:div w:id="497966875">
      <w:bodyDiv w:val="1"/>
      <w:marLeft w:val="0"/>
      <w:marRight w:val="0"/>
      <w:marTop w:val="0"/>
      <w:marBottom w:val="0"/>
      <w:divBdr>
        <w:top w:val="none" w:sz="0" w:space="0" w:color="auto"/>
        <w:left w:val="none" w:sz="0" w:space="0" w:color="auto"/>
        <w:bottom w:val="none" w:sz="0" w:space="0" w:color="auto"/>
        <w:right w:val="none" w:sz="0" w:space="0" w:color="auto"/>
      </w:divBdr>
    </w:div>
    <w:div w:id="498541261">
      <w:bodyDiv w:val="1"/>
      <w:marLeft w:val="0"/>
      <w:marRight w:val="0"/>
      <w:marTop w:val="0"/>
      <w:marBottom w:val="0"/>
      <w:divBdr>
        <w:top w:val="none" w:sz="0" w:space="0" w:color="auto"/>
        <w:left w:val="none" w:sz="0" w:space="0" w:color="auto"/>
        <w:bottom w:val="none" w:sz="0" w:space="0" w:color="auto"/>
        <w:right w:val="none" w:sz="0" w:space="0" w:color="auto"/>
      </w:divBdr>
    </w:div>
    <w:div w:id="500392466">
      <w:bodyDiv w:val="1"/>
      <w:marLeft w:val="0"/>
      <w:marRight w:val="0"/>
      <w:marTop w:val="0"/>
      <w:marBottom w:val="0"/>
      <w:divBdr>
        <w:top w:val="none" w:sz="0" w:space="0" w:color="auto"/>
        <w:left w:val="none" w:sz="0" w:space="0" w:color="auto"/>
        <w:bottom w:val="none" w:sz="0" w:space="0" w:color="auto"/>
        <w:right w:val="none" w:sz="0" w:space="0" w:color="auto"/>
      </w:divBdr>
    </w:div>
    <w:div w:id="501704162">
      <w:bodyDiv w:val="1"/>
      <w:marLeft w:val="0"/>
      <w:marRight w:val="0"/>
      <w:marTop w:val="0"/>
      <w:marBottom w:val="0"/>
      <w:divBdr>
        <w:top w:val="none" w:sz="0" w:space="0" w:color="auto"/>
        <w:left w:val="none" w:sz="0" w:space="0" w:color="auto"/>
        <w:bottom w:val="none" w:sz="0" w:space="0" w:color="auto"/>
        <w:right w:val="none" w:sz="0" w:space="0" w:color="auto"/>
      </w:divBdr>
    </w:div>
    <w:div w:id="507409510">
      <w:bodyDiv w:val="1"/>
      <w:marLeft w:val="0"/>
      <w:marRight w:val="0"/>
      <w:marTop w:val="0"/>
      <w:marBottom w:val="0"/>
      <w:divBdr>
        <w:top w:val="none" w:sz="0" w:space="0" w:color="auto"/>
        <w:left w:val="none" w:sz="0" w:space="0" w:color="auto"/>
        <w:bottom w:val="none" w:sz="0" w:space="0" w:color="auto"/>
        <w:right w:val="none" w:sz="0" w:space="0" w:color="auto"/>
      </w:divBdr>
    </w:div>
    <w:div w:id="507597178">
      <w:bodyDiv w:val="1"/>
      <w:marLeft w:val="0"/>
      <w:marRight w:val="0"/>
      <w:marTop w:val="0"/>
      <w:marBottom w:val="0"/>
      <w:divBdr>
        <w:top w:val="none" w:sz="0" w:space="0" w:color="auto"/>
        <w:left w:val="none" w:sz="0" w:space="0" w:color="auto"/>
        <w:bottom w:val="none" w:sz="0" w:space="0" w:color="auto"/>
        <w:right w:val="none" w:sz="0" w:space="0" w:color="auto"/>
      </w:divBdr>
    </w:div>
    <w:div w:id="507909981">
      <w:bodyDiv w:val="1"/>
      <w:marLeft w:val="0"/>
      <w:marRight w:val="0"/>
      <w:marTop w:val="0"/>
      <w:marBottom w:val="0"/>
      <w:divBdr>
        <w:top w:val="none" w:sz="0" w:space="0" w:color="auto"/>
        <w:left w:val="none" w:sz="0" w:space="0" w:color="auto"/>
        <w:bottom w:val="none" w:sz="0" w:space="0" w:color="auto"/>
        <w:right w:val="none" w:sz="0" w:space="0" w:color="auto"/>
      </w:divBdr>
    </w:div>
    <w:div w:id="512457262">
      <w:bodyDiv w:val="1"/>
      <w:marLeft w:val="0"/>
      <w:marRight w:val="0"/>
      <w:marTop w:val="0"/>
      <w:marBottom w:val="0"/>
      <w:divBdr>
        <w:top w:val="none" w:sz="0" w:space="0" w:color="auto"/>
        <w:left w:val="none" w:sz="0" w:space="0" w:color="auto"/>
        <w:bottom w:val="none" w:sz="0" w:space="0" w:color="auto"/>
        <w:right w:val="none" w:sz="0" w:space="0" w:color="auto"/>
      </w:divBdr>
    </w:div>
    <w:div w:id="513766037">
      <w:bodyDiv w:val="1"/>
      <w:marLeft w:val="0"/>
      <w:marRight w:val="0"/>
      <w:marTop w:val="0"/>
      <w:marBottom w:val="0"/>
      <w:divBdr>
        <w:top w:val="none" w:sz="0" w:space="0" w:color="auto"/>
        <w:left w:val="none" w:sz="0" w:space="0" w:color="auto"/>
        <w:bottom w:val="none" w:sz="0" w:space="0" w:color="auto"/>
        <w:right w:val="none" w:sz="0" w:space="0" w:color="auto"/>
      </w:divBdr>
    </w:div>
    <w:div w:id="516310749">
      <w:bodyDiv w:val="1"/>
      <w:marLeft w:val="0"/>
      <w:marRight w:val="0"/>
      <w:marTop w:val="0"/>
      <w:marBottom w:val="0"/>
      <w:divBdr>
        <w:top w:val="none" w:sz="0" w:space="0" w:color="auto"/>
        <w:left w:val="none" w:sz="0" w:space="0" w:color="auto"/>
        <w:bottom w:val="none" w:sz="0" w:space="0" w:color="auto"/>
        <w:right w:val="none" w:sz="0" w:space="0" w:color="auto"/>
      </w:divBdr>
    </w:div>
    <w:div w:id="517352897">
      <w:bodyDiv w:val="1"/>
      <w:marLeft w:val="0"/>
      <w:marRight w:val="0"/>
      <w:marTop w:val="0"/>
      <w:marBottom w:val="0"/>
      <w:divBdr>
        <w:top w:val="none" w:sz="0" w:space="0" w:color="auto"/>
        <w:left w:val="none" w:sz="0" w:space="0" w:color="auto"/>
        <w:bottom w:val="none" w:sz="0" w:space="0" w:color="auto"/>
        <w:right w:val="none" w:sz="0" w:space="0" w:color="auto"/>
      </w:divBdr>
    </w:div>
    <w:div w:id="517356016">
      <w:bodyDiv w:val="1"/>
      <w:marLeft w:val="0"/>
      <w:marRight w:val="0"/>
      <w:marTop w:val="0"/>
      <w:marBottom w:val="0"/>
      <w:divBdr>
        <w:top w:val="none" w:sz="0" w:space="0" w:color="auto"/>
        <w:left w:val="none" w:sz="0" w:space="0" w:color="auto"/>
        <w:bottom w:val="none" w:sz="0" w:space="0" w:color="auto"/>
        <w:right w:val="none" w:sz="0" w:space="0" w:color="auto"/>
      </w:divBdr>
    </w:div>
    <w:div w:id="517738299">
      <w:bodyDiv w:val="1"/>
      <w:marLeft w:val="0"/>
      <w:marRight w:val="0"/>
      <w:marTop w:val="0"/>
      <w:marBottom w:val="0"/>
      <w:divBdr>
        <w:top w:val="none" w:sz="0" w:space="0" w:color="auto"/>
        <w:left w:val="none" w:sz="0" w:space="0" w:color="auto"/>
        <w:bottom w:val="none" w:sz="0" w:space="0" w:color="auto"/>
        <w:right w:val="none" w:sz="0" w:space="0" w:color="auto"/>
      </w:divBdr>
    </w:div>
    <w:div w:id="518086789">
      <w:bodyDiv w:val="1"/>
      <w:marLeft w:val="0"/>
      <w:marRight w:val="0"/>
      <w:marTop w:val="0"/>
      <w:marBottom w:val="0"/>
      <w:divBdr>
        <w:top w:val="none" w:sz="0" w:space="0" w:color="auto"/>
        <w:left w:val="none" w:sz="0" w:space="0" w:color="auto"/>
        <w:bottom w:val="none" w:sz="0" w:space="0" w:color="auto"/>
        <w:right w:val="none" w:sz="0" w:space="0" w:color="auto"/>
      </w:divBdr>
    </w:div>
    <w:div w:id="519899934">
      <w:bodyDiv w:val="1"/>
      <w:marLeft w:val="0"/>
      <w:marRight w:val="0"/>
      <w:marTop w:val="0"/>
      <w:marBottom w:val="0"/>
      <w:divBdr>
        <w:top w:val="none" w:sz="0" w:space="0" w:color="auto"/>
        <w:left w:val="none" w:sz="0" w:space="0" w:color="auto"/>
        <w:bottom w:val="none" w:sz="0" w:space="0" w:color="auto"/>
        <w:right w:val="none" w:sz="0" w:space="0" w:color="auto"/>
      </w:divBdr>
    </w:div>
    <w:div w:id="525751211">
      <w:bodyDiv w:val="1"/>
      <w:marLeft w:val="0"/>
      <w:marRight w:val="0"/>
      <w:marTop w:val="0"/>
      <w:marBottom w:val="0"/>
      <w:divBdr>
        <w:top w:val="none" w:sz="0" w:space="0" w:color="auto"/>
        <w:left w:val="none" w:sz="0" w:space="0" w:color="auto"/>
        <w:bottom w:val="none" w:sz="0" w:space="0" w:color="auto"/>
        <w:right w:val="none" w:sz="0" w:space="0" w:color="auto"/>
      </w:divBdr>
    </w:div>
    <w:div w:id="525992269">
      <w:bodyDiv w:val="1"/>
      <w:marLeft w:val="0"/>
      <w:marRight w:val="0"/>
      <w:marTop w:val="0"/>
      <w:marBottom w:val="0"/>
      <w:divBdr>
        <w:top w:val="none" w:sz="0" w:space="0" w:color="auto"/>
        <w:left w:val="none" w:sz="0" w:space="0" w:color="auto"/>
        <w:bottom w:val="none" w:sz="0" w:space="0" w:color="auto"/>
        <w:right w:val="none" w:sz="0" w:space="0" w:color="auto"/>
      </w:divBdr>
    </w:div>
    <w:div w:id="526064648">
      <w:bodyDiv w:val="1"/>
      <w:marLeft w:val="0"/>
      <w:marRight w:val="0"/>
      <w:marTop w:val="0"/>
      <w:marBottom w:val="0"/>
      <w:divBdr>
        <w:top w:val="none" w:sz="0" w:space="0" w:color="auto"/>
        <w:left w:val="none" w:sz="0" w:space="0" w:color="auto"/>
        <w:bottom w:val="none" w:sz="0" w:space="0" w:color="auto"/>
        <w:right w:val="none" w:sz="0" w:space="0" w:color="auto"/>
      </w:divBdr>
    </w:div>
    <w:div w:id="528569458">
      <w:bodyDiv w:val="1"/>
      <w:marLeft w:val="0"/>
      <w:marRight w:val="0"/>
      <w:marTop w:val="0"/>
      <w:marBottom w:val="0"/>
      <w:divBdr>
        <w:top w:val="none" w:sz="0" w:space="0" w:color="auto"/>
        <w:left w:val="none" w:sz="0" w:space="0" w:color="auto"/>
        <w:bottom w:val="none" w:sz="0" w:space="0" w:color="auto"/>
        <w:right w:val="none" w:sz="0" w:space="0" w:color="auto"/>
      </w:divBdr>
    </w:div>
    <w:div w:id="528958756">
      <w:bodyDiv w:val="1"/>
      <w:marLeft w:val="0"/>
      <w:marRight w:val="0"/>
      <w:marTop w:val="0"/>
      <w:marBottom w:val="0"/>
      <w:divBdr>
        <w:top w:val="none" w:sz="0" w:space="0" w:color="auto"/>
        <w:left w:val="none" w:sz="0" w:space="0" w:color="auto"/>
        <w:bottom w:val="none" w:sz="0" w:space="0" w:color="auto"/>
        <w:right w:val="none" w:sz="0" w:space="0" w:color="auto"/>
      </w:divBdr>
    </w:div>
    <w:div w:id="529144885">
      <w:bodyDiv w:val="1"/>
      <w:marLeft w:val="0"/>
      <w:marRight w:val="0"/>
      <w:marTop w:val="0"/>
      <w:marBottom w:val="0"/>
      <w:divBdr>
        <w:top w:val="none" w:sz="0" w:space="0" w:color="auto"/>
        <w:left w:val="none" w:sz="0" w:space="0" w:color="auto"/>
        <w:bottom w:val="none" w:sz="0" w:space="0" w:color="auto"/>
        <w:right w:val="none" w:sz="0" w:space="0" w:color="auto"/>
      </w:divBdr>
    </w:div>
    <w:div w:id="529341917">
      <w:bodyDiv w:val="1"/>
      <w:marLeft w:val="0"/>
      <w:marRight w:val="0"/>
      <w:marTop w:val="0"/>
      <w:marBottom w:val="0"/>
      <w:divBdr>
        <w:top w:val="none" w:sz="0" w:space="0" w:color="auto"/>
        <w:left w:val="none" w:sz="0" w:space="0" w:color="auto"/>
        <w:bottom w:val="none" w:sz="0" w:space="0" w:color="auto"/>
        <w:right w:val="none" w:sz="0" w:space="0" w:color="auto"/>
      </w:divBdr>
    </w:div>
    <w:div w:id="530341011">
      <w:bodyDiv w:val="1"/>
      <w:marLeft w:val="0"/>
      <w:marRight w:val="0"/>
      <w:marTop w:val="0"/>
      <w:marBottom w:val="0"/>
      <w:divBdr>
        <w:top w:val="none" w:sz="0" w:space="0" w:color="auto"/>
        <w:left w:val="none" w:sz="0" w:space="0" w:color="auto"/>
        <w:bottom w:val="none" w:sz="0" w:space="0" w:color="auto"/>
        <w:right w:val="none" w:sz="0" w:space="0" w:color="auto"/>
      </w:divBdr>
    </w:div>
    <w:div w:id="535966477">
      <w:bodyDiv w:val="1"/>
      <w:marLeft w:val="0"/>
      <w:marRight w:val="0"/>
      <w:marTop w:val="0"/>
      <w:marBottom w:val="0"/>
      <w:divBdr>
        <w:top w:val="none" w:sz="0" w:space="0" w:color="auto"/>
        <w:left w:val="none" w:sz="0" w:space="0" w:color="auto"/>
        <w:bottom w:val="none" w:sz="0" w:space="0" w:color="auto"/>
        <w:right w:val="none" w:sz="0" w:space="0" w:color="auto"/>
      </w:divBdr>
    </w:div>
    <w:div w:id="541404357">
      <w:bodyDiv w:val="1"/>
      <w:marLeft w:val="0"/>
      <w:marRight w:val="0"/>
      <w:marTop w:val="0"/>
      <w:marBottom w:val="0"/>
      <w:divBdr>
        <w:top w:val="none" w:sz="0" w:space="0" w:color="auto"/>
        <w:left w:val="none" w:sz="0" w:space="0" w:color="auto"/>
        <w:bottom w:val="none" w:sz="0" w:space="0" w:color="auto"/>
        <w:right w:val="none" w:sz="0" w:space="0" w:color="auto"/>
      </w:divBdr>
    </w:div>
    <w:div w:id="544559397">
      <w:bodyDiv w:val="1"/>
      <w:marLeft w:val="0"/>
      <w:marRight w:val="0"/>
      <w:marTop w:val="0"/>
      <w:marBottom w:val="0"/>
      <w:divBdr>
        <w:top w:val="none" w:sz="0" w:space="0" w:color="auto"/>
        <w:left w:val="none" w:sz="0" w:space="0" w:color="auto"/>
        <w:bottom w:val="none" w:sz="0" w:space="0" w:color="auto"/>
        <w:right w:val="none" w:sz="0" w:space="0" w:color="auto"/>
      </w:divBdr>
    </w:div>
    <w:div w:id="549465996">
      <w:bodyDiv w:val="1"/>
      <w:marLeft w:val="0"/>
      <w:marRight w:val="0"/>
      <w:marTop w:val="0"/>
      <w:marBottom w:val="0"/>
      <w:divBdr>
        <w:top w:val="none" w:sz="0" w:space="0" w:color="auto"/>
        <w:left w:val="none" w:sz="0" w:space="0" w:color="auto"/>
        <w:bottom w:val="none" w:sz="0" w:space="0" w:color="auto"/>
        <w:right w:val="none" w:sz="0" w:space="0" w:color="auto"/>
      </w:divBdr>
    </w:div>
    <w:div w:id="554588385">
      <w:bodyDiv w:val="1"/>
      <w:marLeft w:val="0"/>
      <w:marRight w:val="0"/>
      <w:marTop w:val="0"/>
      <w:marBottom w:val="0"/>
      <w:divBdr>
        <w:top w:val="none" w:sz="0" w:space="0" w:color="auto"/>
        <w:left w:val="none" w:sz="0" w:space="0" w:color="auto"/>
        <w:bottom w:val="none" w:sz="0" w:space="0" w:color="auto"/>
        <w:right w:val="none" w:sz="0" w:space="0" w:color="auto"/>
      </w:divBdr>
    </w:div>
    <w:div w:id="556473205">
      <w:bodyDiv w:val="1"/>
      <w:marLeft w:val="0"/>
      <w:marRight w:val="0"/>
      <w:marTop w:val="0"/>
      <w:marBottom w:val="0"/>
      <w:divBdr>
        <w:top w:val="none" w:sz="0" w:space="0" w:color="auto"/>
        <w:left w:val="none" w:sz="0" w:space="0" w:color="auto"/>
        <w:bottom w:val="none" w:sz="0" w:space="0" w:color="auto"/>
        <w:right w:val="none" w:sz="0" w:space="0" w:color="auto"/>
      </w:divBdr>
    </w:div>
    <w:div w:id="561138759">
      <w:bodyDiv w:val="1"/>
      <w:marLeft w:val="0"/>
      <w:marRight w:val="0"/>
      <w:marTop w:val="0"/>
      <w:marBottom w:val="0"/>
      <w:divBdr>
        <w:top w:val="none" w:sz="0" w:space="0" w:color="auto"/>
        <w:left w:val="none" w:sz="0" w:space="0" w:color="auto"/>
        <w:bottom w:val="none" w:sz="0" w:space="0" w:color="auto"/>
        <w:right w:val="none" w:sz="0" w:space="0" w:color="auto"/>
      </w:divBdr>
    </w:div>
    <w:div w:id="564339089">
      <w:bodyDiv w:val="1"/>
      <w:marLeft w:val="0"/>
      <w:marRight w:val="0"/>
      <w:marTop w:val="0"/>
      <w:marBottom w:val="0"/>
      <w:divBdr>
        <w:top w:val="none" w:sz="0" w:space="0" w:color="auto"/>
        <w:left w:val="none" w:sz="0" w:space="0" w:color="auto"/>
        <w:bottom w:val="none" w:sz="0" w:space="0" w:color="auto"/>
        <w:right w:val="none" w:sz="0" w:space="0" w:color="auto"/>
      </w:divBdr>
    </w:div>
    <w:div w:id="569194455">
      <w:bodyDiv w:val="1"/>
      <w:marLeft w:val="0"/>
      <w:marRight w:val="0"/>
      <w:marTop w:val="0"/>
      <w:marBottom w:val="0"/>
      <w:divBdr>
        <w:top w:val="none" w:sz="0" w:space="0" w:color="auto"/>
        <w:left w:val="none" w:sz="0" w:space="0" w:color="auto"/>
        <w:bottom w:val="none" w:sz="0" w:space="0" w:color="auto"/>
        <w:right w:val="none" w:sz="0" w:space="0" w:color="auto"/>
      </w:divBdr>
    </w:div>
    <w:div w:id="570043459">
      <w:bodyDiv w:val="1"/>
      <w:marLeft w:val="0"/>
      <w:marRight w:val="0"/>
      <w:marTop w:val="0"/>
      <w:marBottom w:val="0"/>
      <w:divBdr>
        <w:top w:val="none" w:sz="0" w:space="0" w:color="auto"/>
        <w:left w:val="none" w:sz="0" w:space="0" w:color="auto"/>
        <w:bottom w:val="none" w:sz="0" w:space="0" w:color="auto"/>
        <w:right w:val="none" w:sz="0" w:space="0" w:color="auto"/>
      </w:divBdr>
    </w:div>
    <w:div w:id="571041514">
      <w:bodyDiv w:val="1"/>
      <w:marLeft w:val="0"/>
      <w:marRight w:val="0"/>
      <w:marTop w:val="0"/>
      <w:marBottom w:val="0"/>
      <w:divBdr>
        <w:top w:val="none" w:sz="0" w:space="0" w:color="auto"/>
        <w:left w:val="none" w:sz="0" w:space="0" w:color="auto"/>
        <w:bottom w:val="none" w:sz="0" w:space="0" w:color="auto"/>
        <w:right w:val="none" w:sz="0" w:space="0" w:color="auto"/>
      </w:divBdr>
    </w:div>
    <w:div w:id="572352668">
      <w:bodyDiv w:val="1"/>
      <w:marLeft w:val="0"/>
      <w:marRight w:val="0"/>
      <w:marTop w:val="0"/>
      <w:marBottom w:val="0"/>
      <w:divBdr>
        <w:top w:val="none" w:sz="0" w:space="0" w:color="auto"/>
        <w:left w:val="none" w:sz="0" w:space="0" w:color="auto"/>
        <w:bottom w:val="none" w:sz="0" w:space="0" w:color="auto"/>
        <w:right w:val="none" w:sz="0" w:space="0" w:color="auto"/>
      </w:divBdr>
    </w:div>
    <w:div w:id="573591118">
      <w:bodyDiv w:val="1"/>
      <w:marLeft w:val="0"/>
      <w:marRight w:val="0"/>
      <w:marTop w:val="0"/>
      <w:marBottom w:val="0"/>
      <w:divBdr>
        <w:top w:val="none" w:sz="0" w:space="0" w:color="auto"/>
        <w:left w:val="none" w:sz="0" w:space="0" w:color="auto"/>
        <w:bottom w:val="none" w:sz="0" w:space="0" w:color="auto"/>
        <w:right w:val="none" w:sz="0" w:space="0" w:color="auto"/>
      </w:divBdr>
    </w:div>
    <w:div w:id="573859619">
      <w:bodyDiv w:val="1"/>
      <w:marLeft w:val="0"/>
      <w:marRight w:val="0"/>
      <w:marTop w:val="0"/>
      <w:marBottom w:val="0"/>
      <w:divBdr>
        <w:top w:val="none" w:sz="0" w:space="0" w:color="auto"/>
        <w:left w:val="none" w:sz="0" w:space="0" w:color="auto"/>
        <w:bottom w:val="none" w:sz="0" w:space="0" w:color="auto"/>
        <w:right w:val="none" w:sz="0" w:space="0" w:color="auto"/>
      </w:divBdr>
    </w:div>
    <w:div w:id="575437344">
      <w:bodyDiv w:val="1"/>
      <w:marLeft w:val="0"/>
      <w:marRight w:val="0"/>
      <w:marTop w:val="0"/>
      <w:marBottom w:val="0"/>
      <w:divBdr>
        <w:top w:val="none" w:sz="0" w:space="0" w:color="auto"/>
        <w:left w:val="none" w:sz="0" w:space="0" w:color="auto"/>
        <w:bottom w:val="none" w:sz="0" w:space="0" w:color="auto"/>
        <w:right w:val="none" w:sz="0" w:space="0" w:color="auto"/>
      </w:divBdr>
    </w:div>
    <w:div w:id="576789108">
      <w:bodyDiv w:val="1"/>
      <w:marLeft w:val="0"/>
      <w:marRight w:val="0"/>
      <w:marTop w:val="0"/>
      <w:marBottom w:val="0"/>
      <w:divBdr>
        <w:top w:val="none" w:sz="0" w:space="0" w:color="auto"/>
        <w:left w:val="none" w:sz="0" w:space="0" w:color="auto"/>
        <w:bottom w:val="none" w:sz="0" w:space="0" w:color="auto"/>
        <w:right w:val="none" w:sz="0" w:space="0" w:color="auto"/>
      </w:divBdr>
    </w:div>
    <w:div w:id="578827926">
      <w:bodyDiv w:val="1"/>
      <w:marLeft w:val="0"/>
      <w:marRight w:val="0"/>
      <w:marTop w:val="0"/>
      <w:marBottom w:val="0"/>
      <w:divBdr>
        <w:top w:val="none" w:sz="0" w:space="0" w:color="auto"/>
        <w:left w:val="none" w:sz="0" w:space="0" w:color="auto"/>
        <w:bottom w:val="none" w:sz="0" w:space="0" w:color="auto"/>
        <w:right w:val="none" w:sz="0" w:space="0" w:color="auto"/>
      </w:divBdr>
    </w:div>
    <w:div w:id="581373755">
      <w:bodyDiv w:val="1"/>
      <w:marLeft w:val="0"/>
      <w:marRight w:val="0"/>
      <w:marTop w:val="0"/>
      <w:marBottom w:val="0"/>
      <w:divBdr>
        <w:top w:val="none" w:sz="0" w:space="0" w:color="auto"/>
        <w:left w:val="none" w:sz="0" w:space="0" w:color="auto"/>
        <w:bottom w:val="none" w:sz="0" w:space="0" w:color="auto"/>
        <w:right w:val="none" w:sz="0" w:space="0" w:color="auto"/>
      </w:divBdr>
    </w:div>
    <w:div w:id="584144821">
      <w:bodyDiv w:val="1"/>
      <w:marLeft w:val="0"/>
      <w:marRight w:val="0"/>
      <w:marTop w:val="0"/>
      <w:marBottom w:val="0"/>
      <w:divBdr>
        <w:top w:val="none" w:sz="0" w:space="0" w:color="auto"/>
        <w:left w:val="none" w:sz="0" w:space="0" w:color="auto"/>
        <w:bottom w:val="none" w:sz="0" w:space="0" w:color="auto"/>
        <w:right w:val="none" w:sz="0" w:space="0" w:color="auto"/>
      </w:divBdr>
    </w:div>
    <w:div w:id="584343255">
      <w:bodyDiv w:val="1"/>
      <w:marLeft w:val="0"/>
      <w:marRight w:val="0"/>
      <w:marTop w:val="0"/>
      <w:marBottom w:val="0"/>
      <w:divBdr>
        <w:top w:val="none" w:sz="0" w:space="0" w:color="auto"/>
        <w:left w:val="none" w:sz="0" w:space="0" w:color="auto"/>
        <w:bottom w:val="none" w:sz="0" w:space="0" w:color="auto"/>
        <w:right w:val="none" w:sz="0" w:space="0" w:color="auto"/>
      </w:divBdr>
    </w:div>
    <w:div w:id="584807545">
      <w:bodyDiv w:val="1"/>
      <w:marLeft w:val="0"/>
      <w:marRight w:val="0"/>
      <w:marTop w:val="0"/>
      <w:marBottom w:val="0"/>
      <w:divBdr>
        <w:top w:val="none" w:sz="0" w:space="0" w:color="auto"/>
        <w:left w:val="none" w:sz="0" w:space="0" w:color="auto"/>
        <w:bottom w:val="none" w:sz="0" w:space="0" w:color="auto"/>
        <w:right w:val="none" w:sz="0" w:space="0" w:color="auto"/>
      </w:divBdr>
    </w:div>
    <w:div w:id="588778137">
      <w:bodyDiv w:val="1"/>
      <w:marLeft w:val="0"/>
      <w:marRight w:val="0"/>
      <w:marTop w:val="0"/>
      <w:marBottom w:val="0"/>
      <w:divBdr>
        <w:top w:val="none" w:sz="0" w:space="0" w:color="auto"/>
        <w:left w:val="none" w:sz="0" w:space="0" w:color="auto"/>
        <w:bottom w:val="none" w:sz="0" w:space="0" w:color="auto"/>
        <w:right w:val="none" w:sz="0" w:space="0" w:color="auto"/>
      </w:divBdr>
    </w:div>
    <w:div w:id="590238939">
      <w:bodyDiv w:val="1"/>
      <w:marLeft w:val="0"/>
      <w:marRight w:val="0"/>
      <w:marTop w:val="0"/>
      <w:marBottom w:val="0"/>
      <w:divBdr>
        <w:top w:val="none" w:sz="0" w:space="0" w:color="auto"/>
        <w:left w:val="none" w:sz="0" w:space="0" w:color="auto"/>
        <w:bottom w:val="none" w:sz="0" w:space="0" w:color="auto"/>
        <w:right w:val="none" w:sz="0" w:space="0" w:color="auto"/>
      </w:divBdr>
    </w:div>
    <w:div w:id="594168921">
      <w:bodyDiv w:val="1"/>
      <w:marLeft w:val="0"/>
      <w:marRight w:val="0"/>
      <w:marTop w:val="0"/>
      <w:marBottom w:val="0"/>
      <w:divBdr>
        <w:top w:val="none" w:sz="0" w:space="0" w:color="auto"/>
        <w:left w:val="none" w:sz="0" w:space="0" w:color="auto"/>
        <w:bottom w:val="none" w:sz="0" w:space="0" w:color="auto"/>
        <w:right w:val="none" w:sz="0" w:space="0" w:color="auto"/>
      </w:divBdr>
    </w:div>
    <w:div w:id="600650928">
      <w:bodyDiv w:val="1"/>
      <w:marLeft w:val="0"/>
      <w:marRight w:val="0"/>
      <w:marTop w:val="0"/>
      <w:marBottom w:val="0"/>
      <w:divBdr>
        <w:top w:val="none" w:sz="0" w:space="0" w:color="auto"/>
        <w:left w:val="none" w:sz="0" w:space="0" w:color="auto"/>
        <w:bottom w:val="none" w:sz="0" w:space="0" w:color="auto"/>
        <w:right w:val="none" w:sz="0" w:space="0" w:color="auto"/>
      </w:divBdr>
    </w:div>
    <w:div w:id="601187332">
      <w:bodyDiv w:val="1"/>
      <w:marLeft w:val="0"/>
      <w:marRight w:val="0"/>
      <w:marTop w:val="0"/>
      <w:marBottom w:val="0"/>
      <w:divBdr>
        <w:top w:val="none" w:sz="0" w:space="0" w:color="auto"/>
        <w:left w:val="none" w:sz="0" w:space="0" w:color="auto"/>
        <w:bottom w:val="none" w:sz="0" w:space="0" w:color="auto"/>
        <w:right w:val="none" w:sz="0" w:space="0" w:color="auto"/>
      </w:divBdr>
    </w:div>
    <w:div w:id="603922318">
      <w:bodyDiv w:val="1"/>
      <w:marLeft w:val="0"/>
      <w:marRight w:val="0"/>
      <w:marTop w:val="0"/>
      <w:marBottom w:val="0"/>
      <w:divBdr>
        <w:top w:val="none" w:sz="0" w:space="0" w:color="auto"/>
        <w:left w:val="none" w:sz="0" w:space="0" w:color="auto"/>
        <w:bottom w:val="none" w:sz="0" w:space="0" w:color="auto"/>
        <w:right w:val="none" w:sz="0" w:space="0" w:color="auto"/>
      </w:divBdr>
    </w:div>
    <w:div w:id="606547886">
      <w:bodyDiv w:val="1"/>
      <w:marLeft w:val="0"/>
      <w:marRight w:val="0"/>
      <w:marTop w:val="0"/>
      <w:marBottom w:val="0"/>
      <w:divBdr>
        <w:top w:val="none" w:sz="0" w:space="0" w:color="auto"/>
        <w:left w:val="none" w:sz="0" w:space="0" w:color="auto"/>
        <w:bottom w:val="none" w:sz="0" w:space="0" w:color="auto"/>
        <w:right w:val="none" w:sz="0" w:space="0" w:color="auto"/>
      </w:divBdr>
    </w:div>
    <w:div w:id="607354184">
      <w:bodyDiv w:val="1"/>
      <w:marLeft w:val="0"/>
      <w:marRight w:val="0"/>
      <w:marTop w:val="0"/>
      <w:marBottom w:val="0"/>
      <w:divBdr>
        <w:top w:val="none" w:sz="0" w:space="0" w:color="auto"/>
        <w:left w:val="none" w:sz="0" w:space="0" w:color="auto"/>
        <w:bottom w:val="none" w:sz="0" w:space="0" w:color="auto"/>
        <w:right w:val="none" w:sz="0" w:space="0" w:color="auto"/>
      </w:divBdr>
    </w:div>
    <w:div w:id="607389414">
      <w:bodyDiv w:val="1"/>
      <w:marLeft w:val="0"/>
      <w:marRight w:val="0"/>
      <w:marTop w:val="0"/>
      <w:marBottom w:val="0"/>
      <w:divBdr>
        <w:top w:val="none" w:sz="0" w:space="0" w:color="auto"/>
        <w:left w:val="none" w:sz="0" w:space="0" w:color="auto"/>
        <w:bottom w:val="none" w:sz="0" w:space="0" w:color="auto"/>
        <w:right w:val="none" w:sz="0" w:space="0" w:color="auto"/>
      </w:divBdr>
    </w:div>
    <w:div w:id="610161218">
      <w:bodyDiv w:val="1"/>
      <w:marLeft w:val="0"/>
      <w:marRight w:val="0"/>
      <w:marTop w:val="0"/>
      <w:marBottom w:val="0"/>
      <w:divBdr>
        <w:top w:val="none" w:sz="0" w:space="0" w:color="auto"/>
        <w:left w:val="none" w:sz="0" w:space="0" w:color="auto"/>
        <w:bottom w:val="none" w:sz="0" w:space="0" w:color="auto"/>
        <w:right w:val="none" w:sz="0" w:space="0" w:color="auto"/>
      </w:divBdr>
    </w:div>
    <w:div w:id="610624540">
      <w:bodyDiv w:val="1"/>
      <w:marLeft w:val="0"/>
      <w:marRight w:val="0"/>
      <w:marTop w:val="0"/>
      <w:marBottom w:val="0"/>
      <w:divBdr>
        <w:top w:val="none" w:sz="0" w:space="0" w:color="auto"/>
        <w:left w:val="none" w:sz="0" w:space="0" w:color="auto"/>
        <w:bottom w:val="none" w:sz="0" w:space="0" w:color="auto"/>
        <w:right w:val="none" w:sz="0" w:space="0" w:color="auto"/>
      </w:divBdr>
    </w:div>
    <w:div w:id="611668996">
      <w:bodyDiv w:val="1"/>
      <w:marLeft w:val="0"/>
      <w:marRight w:val="0"/>
      <w:marTop w:val="0"/>
      <w:marBottom w:val="0"/>
      <w:divBdr>
        <w:top w:val="none" w:sz="0" w:space="0" w:color="auto"/>
        <w:left w:val="none" w:sz="0" w:space="0" w:color="auto"/>
        <w:bottom w:val="none" w:sz="0" w:space="0" w:color="auto"/>
        <w:right w:val="none" w:sz="0" w:space="0" w:color="auto"/>
      </w:divBdr>
    </w:div>
    <w:div w:id="614673466">
      <w:bodyDiv w:val="1"/>
      <w:marLeft w:val="0"/>
      <w:marRight w:val="0"/>
      <w:marTop w:val="0"/>
      <w:marBottom w:val="0"/>
      <w:divBdr>
        <w:top w:val="none" w:sz="0" w:space="0" w:color="auto"/>
        <w:left w:val="none" w:sz="0" w:space="0" w:color="auto"/>
        <w:bottom w:val="none" w:sz="0" w:space="0" w:color="auto"/>
        <w:right w:val="none" w:sz="0" w:space="0" w:color="auto"/>
      </w:divBdr>
    </w:div>
    <w:div w:id="614674432">
      <w:bodyDiv w:val="1"/>
      <w:marLeft w:val="0"/>
      <w:marRight w:val="0"/>
      <w:marTop w:val="0"/>
      <w:marBottom w:val="0"/>
      <w:divBdr>
        <w:top w:val="none" w:sz="0" w:space="0" w:color="auto"/>
        <w:left w:val="none" w:sz="0" w:space="0" w:color="auto"/>
        <w:bottom w:val="none" w:sz="0" w:space="0" w:color="auto"/>
        <w:right w:val="none" w:sz="0" w:space="0" w:color="auto"/>
      </w:divBdr>
    </w:div>
    <w:div w:id="616595445">
      <w:bodyDiv w:val="1"/>
      <w:marLeft w:val="0"/>
      <w:marRight w:val="0"/>
      <w:marTop w:val="0"/>
      <w:marBottom w:val="0"/>
      <w:divBdr>
        <w:top w:val="none" w:sz="0" w:space="0" w:color="auto"/>
        <w:left w:val="none" w:sz="0" w:space="0" w:color="auto"/>
        <w:bottom w:val="none" w:sz="0" w:space="0" w:color="auto"/>
        <w:right w:val="none" w:sz="0" w:space="0" w:color="auto"/>
      </w:divBdr>
    </w:div>
    <w:div w:id="616839923">
      <w:bodyDiv w:val="1"/>
      <w:marLeft w:val="0"/>
      <w:marRight w:val="0"/>
      <w:marTop w:val="0"/>
      <w:marBottom w:val="0"/>
      <w:divBdr>
        <w:top w:val="none" w:sz="0" w:space="0" w:color="auto"/>
        <w:left w:val="none" w:sz="0" w:space="0" w:color="auto"/>
        <w:bottom w:val="none" w:sz="0" w:space="0" w:color="auto"/>
        <w:right w:val="none" w:sz="0" w:space="0" w:color="auto"/>
      </w:divBdr>
    </w:div>
    <w:div w:id="618027765">
      <w:bodyDiv w:val="1"/>
      <w:marLeft w:val="0"/>
      <w:marRight w:val="0"/>
      <w:marTop w:val="0"/>
      <w:marBottom w:val="0"/>
      <w:divBdr>
        <w:top w:val="none" w:sz="0" w:space="0" w:color="auto"/>
        <w:left w:val="none" w:sz="0" w:space="0" w:color="auto"/>
        <w:bottom w:val="none" w:sz="0" w:space="0" w:color="auto"/>
        <w:right w:val="none" w:sz="0" w:space="0" w:color="auto"/>
      </w:divBdr>
    </w:div>
    <w:div w:id="618923292">
      <w:bodyDiv w:val="1"/>
      <w:marLeft w:val="0"/>
      <w:marRight w:val="0"/>
      <w:marTop w:val="0"/>
      <w:marBottom w:val="0"/>
      <w:divBdr>
        <w:top w:val="none" w:sz="0" w:space="0" w:color="auto"/>
        <w:left w:val="none" w:sz="0" w:space="0" w:color="auto"/>
        <w:bottom w:val="none" w:sz="0" w:space="0" w:color="auto"/>
        <w:right w:val="none" w:sz="0" w:space="0" w:color="auto"/>
      </w:divBdr>
    </w:div>
    <w:div w:id="620965889">
      <w:bodyDiv w:val="1"/>
      <w:marLeft w:val="0"/>
      <w:marRight w:val="0"/>
      <w:marTop w:val="0"/>
      <w:marBottom w:val="0"/>
      <w:divBdr>
        <w:top w:val="none" w:sz="0" w:space="0" w:color="auto"/>
        <w:left w:val="none" w:sz="0" w:space="0" w:color="auto"/>
        <w:bottom w:val="none" w:sz="0" w:space="0" w:color="auto"/>
        <w:right w:val="none" w:sz="0" w:space="0" w:color="auto"/>
      </w:divBdr>
    </w:div>
    <w:div w:id="622275314">
      <w:bodyDiv w:val="1"/>
      <w:marLeft w:val="0"/>
      <w:marRight w:val="0"/>
      <w:marTop w:val="0"/>
      <w:marBottom w:val="0"/>
      <w:divBdr>
        <w:top w:val="none" w:sz="0" w:space="0" w:color="auto"/>
        <w:left w:val="none" w:sz="0" w:space="0" w:color="auto"/>
        <w:bottom w:val="none" w:sz="0" w:space="0" w:color="auto"/>
        <w:right w:val="none" w:sz="0" w:space="0" w:color="auto"/>
      </w:divBdr>
    </w:div>
    <w:div w:id="624506358">
      <w:bodyDiv w:val="1"/>
      <w:marLeft w:val="0"/>
      <w:marRight w:val="0"/>
      <w:marTop w:val="0"/>
      <w:marBottom w:val="0"/>
      <w:divBdr>
        <w:top w:val="none" w:sz="0" w:space="0" w:color="auto"/>
        <w:left w:val="none" w:sz="0" w:space="0" w:color="auto"/>
        <w:bottom w:val="none" w:sz="0" w:space="0" w:color="auto"/>
        <w:right w:val="none" w:sz="0" w:space="0" w:color="auto"/>
      </w:divBdr>
    </w:div>
    <w:div w:id="624774488">
      <w:bodyDiv w:val="1"/>
      <w:marLeft w:val="0"/>
      <w:marRight w:val="0"/>
      <w:marTop w:val="0"/>
      <w:marBottom w:val="0"/>
      <w:divBdr>
        <w:top w:val="none" w:sz="0" w:space="0" w:color="auto"/>
        <w:left w:val="none" w:sz="0" w:space="0" w:color="auto"/>
        <w:bottom w:val="none" w:sz="0" w:space="0" w:color="auto"/>
        <w:right w:val="none" w:sz="0" w:space="0" w:color="auto"/>
      </w:divBdr>
    </w:div>
    <w:div w:id="625505870">
      <w:bodyDiv w:val="1"/>
      <w:marLeft w:val="0"/>
      <w:marRight w:val="0"/>
      <w:marTop w:val="0"/>
      <w:marBottom w:val="0"/>
      <w:divBdr>
        <w:top w:val="none" w:sz="0" w:space="0" w:color="auto"/>
        <w:left w:val="none" w:sz="0" w:space="0" w:color="auto"/>
        <w:bottom w:val="none" w:sz="0" w:space="0" w:color="auto"/>
        <w:right w:val="none" w:sz="0" w:space="0" w:color="auto"/>
      </w:divBdr>
    </w:div>
    <w:div w:id="626156774">
      <w:bodyDiv w:val="1"/>
      <w:marLeft w:val="0"/>
      <w:marRight w:val="0"/>
      <w:marTop w:val="0"/>
      <w:marBottom w:val="0"/>
      <w:divBdr>
        <w:top w:val="none" w:sz="0" w:space="0" w:color="auto"/>
        <w:left w:val="none" w:sz="0" w:space="0" w:color="auto"/>
        <w:bottom w:val="none" w:sz="0" w:space="0" w:color="auto"/>
        <w:right w:val="none" w:sz="0" w:space="0" w:color="auto"/>
      </w:divBdr>
    </w:div>
    <w:div w:id="626276060">
      <w:bodyDiv w:val="1"/>
      <w:marLeft w:val="0"/>
      <w:marRight w:val="0"/>
      <w:marTop w:val="0"/>
      <w:marBottom w:val="0"/>
      <w:divBdr>
        <w:top w:val="none" w:sz="0" w:space="0" w:color="auto"/>
        <w:left w:val="none" w:sz="0" w:space="0" w:color="auto"/>
        <w:bottom w:val="none" w:sz="0" w:space="0" w:color="auto"/>
        <w:right w:val="none" w:sz="0" w:space="0" w:color="auto"/>
      </w:divBdr>
    </w:div>
    <w:div w:id="627586318">
      <w:bodyDiv w:val="1"/>
      <w:marLeft w:val="0"/>
      <w:marRight w:val="0"/>
      <w:marTop w:val="0"/>
      <w:marBottom w:val="0"/>
      <w:divBdr>
        <w:top w:val="none" w:sz="0" w:space="0" w:color="auto"/>
        <w:left w:val="none" w:sz="0" w:space="0" w:color="auto"/>
        <w:bottom w:val="none" w:sz="0" w:space="0" w:color="auto"/>
        <w:right w:val="none" w:sz="0" w:space="0" w:color="auto"/>
      </w:divBdr>
    </w:div>
    <w:div w:id="631056973">
      <w:bodyDiv w:val="1"/>
      <w:marLeft w:val="0"/>
      <w:marRight w:val="0"/>
      <w:marTop w:val="0"/>
      <w:marBottom w:val="0"/>
      <w:divBdr>
        <w:top w:val="none" w:sz="0" w:space="0" w:color="auto"/>
        <w:left w:val="none" w:sz="0" w:space="0" w:color="auto"/>
        <w:bottom w:val="none" w:sz="0" w:space="0" w:color="auto"/>
        <w:right w:val="none" w:sz="0" w:space="0" w:color="auto"/>
      </w:divBdr>
    </w:div>
    <w:div w:id="631863700">
      <w:bodyDiv w:val="1"/>
      <w:marLeft w:val="0"/>
      <w:marRight w:val="0"/>
      <w:marTop w:val="0"/>
      <w:marBottom w:val="0"/>
      <w:divBdr>
        <w:top w:val="none" w:sz="0" w:space="0" w:color="auto"/>
        <w:left w:val="none" w:sz="0" w:space="0" w:color="auto"/>
        <w:bottom w:val="none" w:sz="0" w:space="0" w:color="auto"/>
        <w:right w:val="none" w:sz="0" w:space="0" w:color="auto"/>
      </w:divBdr>
    </w:div>
    <w:div w:id="633222624">
      <w:bodyDiv w:val="1"/>
      <w:marLeft w:val="0"/>
      <w:marRight w:val="0"/>
      <w:marTop w:val="0"/>
      <w:marBottom w:val="0"/>
      <w:divBdr>
        <w:top w:val="none" w:sz="0" w:space="0" w:color="auto"/>
        <w:left w:val="none" w:sz="0" w:space="0" w:color="auto"/>
        <w:bottom w:val="none" w:sz="0" w:space="0" w:color="auto"/>
        <w:right w:val="none" w:sz="0" w:space="0" w:color="auto"/>
      </w:divBdr>
      <w:divsChild>
        <w:div w:id="988437026">
          <w:marLeft w:val="480"/>
          <w:marRight w:val="0"/>
          <w:marTop w:val="0"/>
          <w:marBottom w:val="0"/>
          <w:divBdr>
            <w:top w:val="none" w:sz="0" w:space="0" w:color="auto"/>
            <w:left w:val="none" w:sz="0" w:space="0" w:color="auto"/>
            <w:bottom w:val="none" w:sz="0" w:space="0" w:color="auto"/>
            <w:right w:val="none" w:sz="0" w:space="0" w:color="auto"/>
          </w:divBdr>
        </w:div>
        <w:div w:id="1854879612">
          <w:marLeft w:val="480"/>
          <w:marRight w:val="0"/>
          <w:marTop w:val="0"/>
          <w:marBottom w:val="0"/>
          <w:divBdr>
            <w:top w:val="none" w:sz="0" w:space="0" w:color="auto"/>
            <w:left w:val="none" w:sz="0" w:space="0" w:color="auto"/>
            <w:bottom w:val="none" w:sz="0" w:space="0" w:color="auto"/>
            <w:right w:val="none" w:sz="0" w:space="0" w:color="auto"/>
          </w:divBdr>
        </w:div>
        <w:div w:id="699623310">
          <w:marLeft w:val="480"/>
          <w:marRight w:val="0"/>
          <w:marTop w:val="0"/>
          <w:marBottom w:val="0"/>
          <w:divBdr>
            <w:top w:val="none" w:sz="0" w:space="0" w:color="auto"/>
            <w:left w:val="none" w:sz="0" w:space="0" w:color="auto"/>
            <w:bottom w:val="none" w:sz="0" w:space="0" w:color="auto"/>
            <w:right w:val="none" w:sz="0" w:space="0" w:color="auto"/>
          </w:divBdr>
        </w:div>
        <w:div w:id="1204635664">
          <w:marLeft w:val="480"/>
          <w:marRight w:val="0"/>
          <w:marTop w:val="0"/>
          <w:marBottom w:val="0"/>
          <w:divBdr>
            <w:top w:val="none" w:sz="0" w:space="0" w:color="auto"/>
            <w:left w:val="none" w:sz="0" w:space="0" w:color="auto"/>
            <w:bottom w:val="none" w:sz="0" w:space="0" w:color="auto"/>
            <w:right w:val="none" w:sz="0" w:space="0" w:color="auto"/>
          </w:divBdr>
        </w:div>
        <w:div w:id="930704294">
          <w:marLeft w:val="480"/>
          <w:marRight w:val="0"/>
          <w:marTop w:val="0"/>
          <w:marBottom w:val="0"/>
          <w:divBdr>
            <w:top w:val="none" w:sz="0" w:space="0" w:color="auto"/>
            <w:left w:val="none" w:sz="0" w:space="0" w:color="auto"/>
            <w:bottom w:val="none" w:sz="0" w:space="0" w:color="auto"/>
            <w:right w:val="none" w:sz="0" w:space="0" w:color="auto"/>
          </w:divBdr>
        </w:div>
        <w:div w:id="2041592228">
          <w:marLeft w:val="480"/>
          <w:marRight w:val="0"/>
          <w:marTop w:val="0"/>
          <w:marBottom w:val="0"/>
          <w:divBdr>
            <w:top w:val="none" w:sz="0" w:space="0" w:color="auto"/>
            <w:left w:val="none" w:sz="0" w:space="0" w:color="auto"/>
            <w:bottom w:val="none" w:sz="0" w:space="0" w:color="auto"/>
            <w:right w:val="none" w:sz="0" w:space="0" w:color="auto"/>
          </w:divBdr>
        </w:div>
        <w:div w:id="1408334228">
          <w:marLeft w:val="480"/>
          <w:marRight w:val="0"/>
          <w:marTop w:val="0"/>
          <w:marBottom w:val="0"/>
          <w:divBdr>
            <w:top w:val="none" w:sz="0" w:space="0" w:color="auto"/>
            <w:left w:val="none" w:sz="0" w:space="0" w:color="auto"/>
            <w:bottom w:val="none" w:sz="0" w:space="0" w:color="auto"/>
            <w:right w:val="none" w:sz="0" w:space="0" w:color="auto"/>
          </w:divBdr>
        </w:div>
        <w:div w:id="1385445038">
          <w:marLeft w:val="480"/>
          <w:marRight w:val="0"/>
          <w:marTop w:val="0"/>
          <w:marBottom w:val="0"/>
          <w:divBdr>
            <w:top w:val="none" w:sz="0" w:space="0" w:color="auto"/>
            <w:left w:val="none" w:sz="0" w:space="0" w:color="auto"/>
            <w:bottom w:val="none" w:sz="0" w:space="0" w:color="auto"/>
            <w:right w:val="none" w:sz="0" w:space="0" w:color="auto"/>
          </w:divBdr>
        </w:div>
        <w:div w:id="1012101811">
          <w:marLeft w:val="480"/>
          <w:marRight w:val="0"/>
          <w:marTop w:val="0"/>
          <w:marBottom w:val="0"/>
          <w:divBdr>
            <w:top w:val="none" w:sz="0" w:space="0" w:color="auto"/>
            <w:left w:val="none" w:sz="0" w:space="0" w:color="auto"/>
            <w:bottom w:val="none" w:sz="0" w:space="0" w:color="auto"/>
            <w:right w:val="none" w:sz="0" w:space="0" w:color="auto"/>
          </w:divBdr>
        </w:div>
        <w:div w:id="1999994420">
          <w:marLeft w:val="480"/>
          <w:marRight w:val="0"/>
          <w:marTop w:val="0"/>
          <w:marBottom w:val="0"/>
          <w:divBdr>
            <w:top w:val="none" w:sz="0" w:space="0" w:color="auto"/>
            <w:left w:val="none" w:sz="0" w:space="0" w:color="auto"/>
            <w:bottom w:val="none" w:sz="0" w:space="0" w:color="auto"/>
            <w:right w:val="none" w:sz="0" w:space="0" w:color="auto"/>
          </w:divBdr>
        </w:div>
        <w:div w:id="1259602565">
          <w:marLeft w:val="480"/>
          <w:marRight w:val="0"/>
          <w:marTop w:val="0"/>
          <w:marBottom w:val="0"/>
          <w:divBdr>
            <w:top w:val="none" w:sz="0" w:space="0" w:color="auto"/>
            <w:left w:val="none" w:sz="0" w:space="0" w:color="auto"/>
            <w:bottom w:val="none" w:sz="0" w:space="0" w:color="auto"/>
            <w:right w:val="none" w:sz="0" w:space="0" w:color="auto"/>
          </w:divBdr>
        </w:div>
        <w:div w:id="712388551">
          <w:marLeft w:val="480"/>
          <w:marRight w:val="0"/>
          <w:marTop w:val="0"/>
          <w:marBottom w:val="0"/>
          <w:divBdr>
            <w:top w:val="none" w:sz="0" w:space="0" w:color="auto"/>
            <w:left w:val="none" w:sz="0" w:space="0" w:color="auto"/>
            <w:bottom w:val="none" w:sz="0" w:space="0" w:color="auto"/>
            <w:right w:val="none" w:sz="0" w:space="0" w:color="auto"/>
          </w:divBdr>
        </w:div>
        <w:div w:id="1876890824">
          <w:marLeft w:val="480"/>
          <w:marRight w:val="0"/>
          <w:marTop w:val="0"/>
          <w:marBottom w:val="0"/>
          <w:divBdr>
            <w:top w:val="none" w:sz="0" w:space="0" w:color="auto"/>
            <w:left w:val="none" w:sz="0" w:space="0" w:color="auto"/>
            <w:bottom w:val="none" w:sz="0" w:space="0" w:color="auto"/>
            <w:right w:val="none" w:sz="0" w:space="0" w:color="auto"/>
          </w:divBdr>
        </w:div>
        <w:div w:id="1116411543">
          <w:marLeft w:val="480"/>
          <w:marRight w:val="0"/>
          <w:marTop w:val="0"/>
          <w:marBottom w:val="0"/>
          <w:divBdr>
            <w:top w:val="none" w:sz="0" w:space="0" w:color="auto"/>
            <w:left w:val="none" w:sz="0" w:space="0" w:color="auto"/>
            <w:bottom w:val="none" w:sz="0" w:space="0" w:color="auto"/>
            <w:right w:val="none" w:sz="0" w:space="0" w:color="auto"/>
          </w:divBdr>
        </w:div>
        <w:div w:id="668336626">
          <w:marLeft w:val="480"/>
          <w:marRight w:val="0"/>
          <w:marTop w:val="0"/>
          <w:marBottom w:val="0"/>
          <w:divBdr>
            <w:top w:val="none" w:sz="0" w:space="0" w:color="auto"/>
            <w:left w:val="none" w:sz="0" w:space="0" w:color="auto"/>
            <w:bottom w:val="none" w:sz="0" w:space="0" w:color="auto"/>
            <w:right w:val="none" w:sz="0" w:space="0" w:color="auto"/>
          </w:divBdr>
        </w:div>
      </w:divsChild>
    </w:div>
    <w:div w:id="634915974">
      <w:bodyDiv w:val="1"/>
      <w:marLeft w:val="0"/>
      <w:marRight w:val="0"/>
      <w:marTop w:val="0"/>
      <w:marBottom w:val="0"/>
      <w:divBdr>
        <w:top w:val="none" w:sz="0" w:space="0" w:color="auto"/>
        <w:left w:val="none" w:sz="0" w:space="0" w:color="auto"/>
        <w:bottom w:val="none" w:sz="0" w:space="0" w:color="auto"/>
        <w:right w:val="none" w:sz="0" w:space="0" w:color="auto"/>
      </w:divBdr>
    </w:div>
    <w:div w:id="635448883">
      <w:bodyDiv w:val="1"/>
      <w:marLeft w:val="0"/>
      <w:marRight w:val="0"/>
      <w:marTop w:val="0"/>
      <w:marBottom w:val="0"/>
      <w:divBdr>
        <w:top w:val="none" w:sz="0" w:space="0" w:color="auto"/>
        <w:left w:val="none" w:sz="0" w:space="0" w:color="auto"/>
        <w:bottom w:val="none" w:sz="0" w:space="0" w:color="auto"/>
        <w:right w:val="none" w:sz="0" w:space="0" w:color="auto"/>
      </w:divBdr>
    </w:div>
    <w:div w:id="635793874">
      <w:bodyDiv w:val="1"/>
      <w:marLeft w:val="0"/>
      <w:marRight w:val="0"/>
      <w:marTop w:val="0"/>
      <w:marBottom w:val="0"/>
      <w:divBdr>
        <w:top w:val="none" w:sz="0" w:space="0" w:color="auto"/>
        <w:left w:val="none" w:sz="0" w:space="0" w:color="auto"/>
        <w:bottom w:val="none" w:sz="0" w:space="0" w:color="auto"/>
        <w:right w:val="none" w:sz="0" w:space="0" w:color="auto"/>
      </w:divBdr>
    </w:div>
    <w:div w:id="636109785">
      <w:bodyDiv w:val="1"/>
      <w:marLeft w:val="0"/>
      <w:marRight w:val="0"/>
      <w:marTop w:val="0"/>
      <w:marBottom w:val="0"/>
      <w:divBdr>
        <w:top w:val="none" w:sz="0" w:space="0" w:color="auto"/>
        <w:left w:val="none" w:sz="0" w:space="0" w:color="auto"/>
        <w:bottom w:val="none" w:sz="0" w:space="0" w:color="auto"/>
        <w:right w:val="none" w:sz="0" w:space="0" w:color="auto"/>
      </w:divBdr>
    </w:div>
    <w:div w:id="637876170">
      <w:bodyDiv w:val="1"/>
      <w:marLeft w:val="0"/>
      <w:marRight w:val="0"/>
      <w:marTop w:val="0"/>
      <w:marBottom w:val="0"/>
      <w:divBdr>
        <w:top w:val="none" w:sz="0" w:space="0" w:color="auto"/>
        <w:left w:val="none" w:sz="0" w:space="0" w:color="auto"/>
        <w:bottom w:val="none" w:sz="0" w:space="0" w:color="auto"/>
        <w:right w:val="none" w:sz="0" w:space="0" w:color="auto"/>
      </w:divBdr>
    </w:div>
    <w:div w:id="640157233">
      <w:bodyDiv w:val="1"/>
      <w:marLeft w:val="0"/>
      <w:marRight w:val="0"/>
      <w:marTop w:val="0"/>
      <w:marBottom w:val="0"/>
      <w:divBdr>
        <w:top w:val="none" w:sz="0" w:space="0" w:color="auto"/>
        <w:left w:val="none" w:sz="0" w:space="0" w:color="auto"/>
        <w:bottom w:val="none" w:sz="0" w:space="0" w:color="auto"/>
        <w:right w:val="none" w:sz="0" w:space="0" w:color="auto"/>
      </w:divBdr>
    </w:div>
    <w:div w:id="642124193">
      <w:bodyDiv w:val="1"/>
      <w:marLeft w:val="0"/>
      <w:marRight w:val="0"/>
      <w:marTop w:val="0"/>
      <w:marBottom w:val="0"/>
      <w:divBdr>
        <w:top w:val="none" w:sz="0" w:space="0" w:color="auto"/>
        <w:left w:val="none" w:sz="0" w:space="0" w:color="auto"/>
        <w:bottom w:val="none" w:sz="0" w:space="0" w:color="auto"/>
        <w:right w:val="none" w:sz="0" w:space="0" w:color="auto"/>
      </w:divBdr>
    </w:div>
    <w:div w:id="643194674">
      <w:bodyDiv w:val="1"/>
      <w:marLeft w:val="0"/>
      <w:marRight w:val="0"/>
      <w:marTop w:val="0"/>
      <w:marBottom w:val="0"/>
      <w:divBdr>
        <w:top w:val="none" w:sz="0" w:space="0" w:color="auto"/>
        <w:left w:val="none" w:sz="0" w:space="0" w:color="auto"/>
        <w:bottom w:val="none" w:sz="0" w:space="0" w:color="auto"/>
        <w:right w:val="none" w:sz="0" w:space="0" w:color="auto"/>
      </w:divBdr>
    </w:div>
    <w:div w:id="645936461">
      <w:bodyDiv w:val="1"/>
      <w:marLeft w:val="0"/>
      <w:marRight w:val="0"/>
      <w:marTop w:val="0"/>
      <w:marBottom w:val="0"/>
      <w:divBdr>
        <w:top w:val="none" w:sz="0" w:space="0" w:color="auto"/>
        <w:left w:val="none" w:sz="0" w:space="0" w:color="auto"/>
        <w:bottom w:val="none" w:sz="0" w:space="0" w:color="auto"/>
        <w:right w:val="none" w:sz="0" w:space="0" w:color="auto"/>
      </w:divBdr>
    </w:div>
    <w:div w:id="646514844">
      <w:bodyDiv w:val="1"/>
      <w:marLeft w:val="0"/>
      <w:marRight w:val="0"/>
      <w:marTop w:val="0"/>
      <w:marBottom w:val="0"/>
      <w:divBdr>
        <w:top w:val="none" w:sz="0" w:space="0" w:color="auto"/>
        <w:left w:val="none" w:sz="0" w:space="0" w:color="auto"/>
        <w:bottom w:val="none" w:sz="0" w:space="0" w:color="auto"/>
        <w:right w:val="none" w:sz="0" w:space="0" w:color="auto"/>
      </w:divBdr>
    </w:div>
    <w:div w:id="649335808">
      <w:bodyDiv w:val="1"/>
      <w:marLeft w:val="0"/>
      <w:marRight w:val="0"/>
      <w:marTop w:val="0"/>
      <w:marBottom w:val="0"/>
      <w:divBdr>
        <w:top w:val="none" w:sz="0" w:space="0" w:color="auto"/>
        <w:left w:val="none" w:sz="0" w:space="0" w:color="auto"/>
        <w:bottom w:val="none" w:sz="0" w:space="0" w:color="auto"/>
        <w:right w:val="none" w:sz="0" w:space="0" w:color="auto"/>
      </w:divBdr>
    </w:div>
    <w:div w:id="649405057">
      <w:bodyDiv w:val="1"/>
      <w:marLeft w:val="0"/>
      <w:marRight w:val="0"/>
      <w:marTop w:val="0"/>
      <w:marBottom w:val="0"/>
      <w:divBdr>
        <w:top w:val="none" w:sz="0" w:space="0" w:color="auto"/>
        <w:left w:val="none" w:sz="0" w:space="0" w:color="auto"/>
        <w:bottom w:val="none" w:sz="0" w:space="0" w:color="auto"/>
        <w:right w:val="none" w:sz="0" w:space="0" w:color="auto"/>
      </w:divBdr>
    </w:div>
    <w:div w:id="651836017">
      <w:bodyDiv w:val="1"/>
      <w:marLeft w:val="0"/>
      <w:marRight w:val="0"/>
      <w:marTop w:val="0"/>
      <w:marBottom w:val="0"/>
      <w:divBdr>
        <w:top w:val="none" w:sz="0" w:space="0" w:color="auto"/>
        <w:left w:val="none" w:sz="0" w:space="0" w:color="auto"/>
        <w:bottom w:val="none" w:sz="0" w:space="0" w:color="auto"/>
        <w:right w:val="none" w:sz="0" w:space="0" w:color="auto"/>
      </w:divBdr>
    </w:div>
    <w:div w:id="654187373">
      <w:bodyDiv w:val="1"/>
      <w:marLeft w:val="0"/>
      <w:marRight w:val="0"/>
      <w:marTop w:val="0"/>
      <w:marBottom w:val="0"/>
      <w:divBdr>
        <w:top w:val="none" w:sz="0" w:space="0" w:color="auto"/>
        <w:left w:val="none" w:sz="0" w:space="0" w:color="auto"/>
        <w:bottom w:val="none" w:sz="0" w:space="0" w:color="auto"/>
        <w:right w:val="none" w:sz="0" w:space="0" w:color="auto"/>
      </w:divBdr>
    </w:div>
    <w:div w:id="654645344">
      <w:bodyDiv w:val="1"/>
      <w:marLeft w:val="0"/>
      <w:marRight w:val="0"/>
      <w:marTop w:val="0"/>
      <w:marBottom w:val="0"/>
      <w:divBdr>
        <w:top w:val="none" w:sz="0" w:space="0" w:color="auto"/>
        <w:left w:val="none" w:sz="0" w:space="0" w:color="auto"/>
        <w:bottom w:val="none" w:sz="0" w:space="0" w:color="auto"/>
        <w:right w:val="none" w:sz="0" w:space="0" w:color="auto"/>
      </w:divBdr>
    </w:div>
    <w:div w:id="655768710">
      <w:bodyDiv w:val="1"/>
      <w:marLeft w:val="0"/>
      <w:marRight w:val="0"/>
      <w:marTop w:val="0"/>
      <w:marBottom w:val="0"/>
      <w:divBdr>
        <w:top w:val="none" w:sz="0" w:space="0" w:color="auto"/>
        <w:left w:val="none" w:sz="0" w:space="0" w:color="auto"/>
        <w:bottom w:val="none" w:sz="0" w:space="0" w:color="auto"/>
        <w:right w:val="none" w:sz="0" w:space="0" w:color="auto"/>
      </w:divBdr>
    </w:div>
    <w:div w:id="656299931">
      <w:bodyDiv w:val="1"/>
      <w:marLeft w:val="0"/>
      <w:marRight w:val="0"/>
      <w:marTop w:val="0"/>
      <w:marBottom w:val="0"/>
      <w:divBdr>
        <w:top w:val="none" w:sz="0" w:space="0" w:color="auto"/>
        <w:left w:val="none" w:sz="0" w:space="0" w:color="auto"/>
        <w:bottom w:val="none" w:sz="0" w:space="0" w:color="auto"/>
        <w:right w:val="none" w:sz="0" w:space="0" w:color="auto"/>
      </w:divBdr>
    </w:div>
    <w:div w:id="656882493">
      <w:bodyDiv w:val="1"/>
      <w:marLeft w:val="0"/>
      <w:marRight w:val="0"/>
      <w:marTop w:val="0"/>
      <w:marBottom w:val="0"/>
      <w:divBdr>
        <w:top w:val="none" w:sz="0" w:space="0" w:color="auto"/>
        <w:left w:val="none" w:sz="0" w:space="0" w:color="auto"/>
        <w:bottom w:val="none" w:sz="0" w:space="0" w:color="auto"/>
        <w:right w:val="none" w:sz="0" w:space="0" w:color="auto"/>
      </w:divBdr>
    </w:div>
    <w:div w:id="659381303">
      <w:bodyDiv w:val="1"/>
      <w:marLeft w:val="0"/>
      <w:marRight w:val="0"/>
      <w:marTop w:val="0"/>
      <w:marBottom w:val="0"/>
      <w:divBdr>
        <w:top w:val="none" w:sz="0" w:space="0" w:color="auto"/>
        <w:left w:val="none" w:sz="0" w:space="0" w:color="auto"/>
        <w:bottom w:val="none" w:sz="0" w:space="0" w:color="auto"/>
        <w:right w:val="none" w:sz="0" w:space="0" w:color="auto"/>
      </w:divBdr>
    </w:div>
    <w:div w:id="662122884">
      <w:bodyDiv w:val="1"/>
      <w:marLeft w:val="0"/>
      <w:marRight w:val="0"/>
      <w:marTop w:val="0"/>
      <w:marBottom w:val="0"/>
      <w:divBdr>
        <w:top w:val="none" w:sz="0" w:space="0" w:color="auto"/>
        <w:left w:val="none" w:sz="0" w:space="0" w:color="auto"/>
        <w:bottom w:val="none" w:sz="0" w:space="0" w:color="auto"/>
        <w:right w:val="none" w:sz="0" w:space="0" w:color="auto"/>
      </w:divBdr>
    </w:div>
    <w:div w:id="663047073">
      <w:bodyDiv w:val="1"/>
      <w:marLeft w:val="0"/>
      <w:marRight w:val="0"/>
      <w:marTop w:val="0"/>
      <w:marBottom w:val="0"/>
      <w:divBdr>
        <w:top w:val="none" w:sz="0" w:space="0" w:color="auto"/>
        <w:left w:val="none" w:sz="0" w:space="0" w:color="auto"/>
        <w:bottom w:val="none" w:sz="0" w:space="0" w:color="auto"/>
        <w:right w:val="none" w:sz="0" w:space="0" w:color="auto"/>
      </w:divBdr>
    </w:div>
    <w:div w:id="667369761">
      <w:bodyDiv w:val="1"/>
      <w:marLeft w:val="0"/>
      <w:marRight w:val="0"/>
      <w:marTop w:val="0"/>
      <w:marBottom w:val="0"/>
      <w:divBdr>
        <w:top w:val="none" w:sz="0" w:space="0" w:color="auto"/>
        <w:left w:val="none" w:sz="0" w:space="0" w:color="auto"/>
        <w:bottom w:val="none" w:sz="0" w:space="0" w:color="auto"/>
        <w:right w:val="none" w:sz="0" w:space="0" w:color="auto"/>
      </w:divBdr>
    </w:div>
    <w:div w:id="668676016">
      <w:bodyDiv w:val="1"/>
      <w:marLeft w:val="0"/>
      <w:marRight w:val="0"/>
      <w:marTop w:val="0"/>
      <w:marBottom w:val="0"/>
      <w:divBdr>
        <w:top w:val="none" w:sz="0" w:space="0" w:color="auto"/>
        <w:left w:val="none" w:sz="0" w:space="0" w:color="auto"/>
        <w:bottom w:val="none" w:sz="0" w:space="0" w:color="auto"/>
        <w:right w:val="none" w:sz="0" w:space="0" w:color="auto"/>
      </w:divBdr>
    </w:div>
    <w:div w:id="669219265">
      <w:bodyDiv w:val="1"/>
      <w:marLeft w:val="0"/>
      <w:marRight w:val="0"/>
      <w:marTop w:val="0"/>
      <w:marBottom w:val="0"/>
      <w:divBdr>
        <w:top w:val="none" w:sz="0" w:space="0" w:color="auto"/>
        <w:left w:val="none" w:sz="0" w:space="0" w:color="auto"/>
        <w:bottom w:val="none" w:sz="0" w:space="0" w:color="auto"/>
        <w:right w:val="none" w:sz="0" w:space="0" w:color="auto"/>
      </w:divBdr>
    </w:div>
    <w:div w:id="670445457">
      <w:bodyDiv w:val="1"/>
      <w:marLeft w:val="0"/>
      <w:marRight w:val="0"/>
      <w:marTop w:val="0"/>
      <w:marBottom w:val="0"/>
      <w:divBdr>
        <w:top w:val="none" w:sz="0" w:space="0" w:color="auto"/>
        <w:left w:val="none" w:sz="0" w:space="0" w:color="auto"/>
        <w:bottom w:val="none" w:sz="0" w:space="0" w:color="auto"/>
        <w:right w:val="none" w:sz="0" w:space="0" w:color="auto"/>
      </w:divBdr>
    </w:div>
    <w:div w:id="671831501">
      <w:bodyDiv w:val="1"/>
      <w:marLeft w:val="0"/>
      <w:marRight w:val="0"/>
      <w:marTop w:val="0"/>
      <w:marBottom w:val="0"/>
      <w:divBdr>
        <w:top w:val="none" w:sz="0" w:space="0" w:color="auto"/>
        <w:left w:val="none" w:sz="0" w:space="0" w:color="auto"/>
        <w:bottom w:val="none" w:sz="0" w:space="0" w:color="auto"/>
        <w:right w:val="none" w:sz="0" w:space="0" w:color="auto"/>
      </w:divBdr>
      <w:divsChild>
        <w:div w:id="1642882106">
          <w:marLeft w:val="480"/>
          <w:marRight w:val="0"/>
          <w:marTop w:val="0"/>
          <w:marBottom w:val="0"/>
          <w:divBdr>
            <w:top w:val="none" w:sz="0" w:space="0" w:color="auto"/>
            <w:left w:val="none" w:sz="0" w:space="0" w:color="auto"/>
            <w:bottom w:val="none" w:sz="0" w:space="0" w:color="auto"/>
            <w:right w:val="none" w:sz="0" w:space="0" w:color="auto"/>
          </w:divBdr>
        </w:div>
        <w:div w:id="525874661">
          <w:marLeft w:val="480"/>
          <w:marRight w:val="0"/>
          <w:marTop w:val="0"/>
          <w:marBottom w:val="0"/>
          <w:divBdr>
            <w:top w:val="none" w:sz="0" w:space="0" w:color="auto"/>
            <w:left w:val="none" w:sz="0" w:space="0" w:color="auto"/>
            <w:bottom w:val="none" w:sz="0" w:space="0" w:color="auto"/>
            <w:right w:val="none" w:sz="0" w:space="0" w:color="auto"/>
          </w:divBdr>
        </w:div>
        <w:div w:id="544681008">
          <w:marLeft w:val="480"/>
          <w:marRight w:val="0"/>
          <w:marTop w:val="0"/>
          <w:marBottom w:val="0"/>
          <w:divBdr>
            <w:top w:val="none" w:sz="0" w:space="0" w:color="auto"/>
            <w:left w:val="none" w:sz="0" w:space="0" w:color="auto"/>
            <w:bottom w:val="none" w:sz="0" w:space="0" w:color="auto"/>
            <w:right w:val="none" w:sz="0" w:space="0" w:color="auto"/>
          </w:divBdr>
        </w:div>
        <w:div w:id="1353219547">
          <w:marLeft w:val="480"/>
          <w:marRight w:val="0"/>
          <w:marTop w:val="0"/>
          <w:marBottom w:val="0"/>
          <w:divBdr>
            <w:top w:val="none" w:sz="0" w:space="0" w:color="auto"/>
            <w:left w:val="none" w:sz="0" w:space="0" w:color="auto"/>
            <w:bottom w:val="none" w:sz="0" w:space="0" w:color="auto"/>
            <w:right w:val="none" w:sz="0" w:space="0" w:color="auto"/>
          </w:divBdr>
        </w:div>
        <w:div w:id="1907446717">
          <w:marLeft w:val="480"/>
          <w:marRight w:val="0"/>
          <w:marTop w:val="0"/>
          <w:marBottom w:val="0"/>
          <w:divBdr>
            <w:top w:val="none" w:sz="0" w:space="0" w:color="auto"/>
            <w:left w:val="none" w:sz="0" w:space="0" w:color="auto"/>
            <w:bottom w:val="none" w:sz="0" w:space="0" w:color="auto"/>
            <w:right w:val="none" w:sz="0" w:space="0" w:color="auto"/>
          </w:divBdr>
        </w:div>
        <w:div w:id="589434713">
          <w:marLeft w:val="480"/>
          <w:marRight w:val="0"/>
          <w:marTop w:val="0"/>
          <w:marBottom w:val="0"/>
          <w:divBdr>
            <w:top w:val="none" w:sz="0" w:space="0" w:color="auto"/>
            <w:left w:val="none" w:sz="0" w:space="0" w:color="auto"/>
            <w:bottom w:val="none" w:sz="0" w:space="0" w:color="auto"/>
            <w:right w:val="none" w:sz="0" w:space="0" w:color="auto"/>
          </w:divBdr>
        </w:div>
        <w:div w:id="1411199324">
          <w:marLeft w:val="480"/>
          <w:marRight w:val="0"/>
          <w:marTop w:val="0"/>
          <w:marBottom w:val="0"/>
          <w:divBdr>
            <w:top w:val="none" w:sz="0" w:space="0" w:color="auto"/>
            <w:left w:val="none" w:sz="0" w:space="0" w:color="auto"/>
            <w:bottom w:val="none" w:sz="0" w:space="0" w:color="auto"/>
            <w:right w:val="none" w:sz="0" w:space="0" w:color="auto"/>
          </w:divBdr>
        </w:div>
        <w:div w:id="530218577">
          <w:marLeft w:val="480"/>
          <w:marRight w:val="0"/>
          <w:marTop w:val="0"/>
          <w:marBottom w:val="0"/>
          <w:divBdr>
            <w:top w:val="none" w:sz="0" w:space="0" w:color="auto"/>
            <w:left w:val="none" w:sz="0" w:space="0" w:color="auto"/>
            <w:bottom w:val="none" w:sz="0" w:space="0" w:color="auto"/>
            <w:right w:val="none" w:sz="0" w:space="0" w:color="auto"/>
          </w:divBdr>
        </w:div>
        <w:div w:id="66811002">
          <w:marLeft w:val="480"/>
          <w:marRight w:val="0"/>
          <w:marTop w:val="0"/>
          <w:marBottom w:val="0"/>
          <w:divBdr>
            <w:top w:val="none" w:sz="0" w:space="0" w:color="auto"/>
            <w:left w:val="none" w:sz="0" w:space="0" w:color="auto"/>
            <w:bottom w:val="none" w:sz="0" w:space="0" w:color="auto"/>
            <w:right w:val="none" w:sz="0" w:space="0" w:color="auto"/>
          </w:divBdr>
        </w:div>
        <w:div w:id="373971020">
          <w:marLeft w:val="480"/>
          <w:marRight w:val="0"/>
          <w:marTop w:val="0"/>
          <w:marBottom w:val="0"/>
          <w:divBdr>
            <w:top w:val="none" w:sz="0" w:space="0" w:color="auto"/>
            <w:left w:val="none" w:sz="0" w:space="0" w:color="auto"/>
            <w:bottom w:val="none" w:sz="0" w:space="0" w:color="auto"/>
            <w:right w:val="none" w:sz="0" w:space="0" w:color="auto"/>
          </w:divBdr>
        </w:div>
        <w:div w:id="226690056">
          <w:marLeft w:val="480"/>
          <w:marRight w:val="0"/>
          <w:marTop w:val="0"/>
          <w:marBottom w:val="0"/>
          <w:divBdr>
            <w:top w:val="none" w:sz="0" w:space="0" w:color="auto"/>
            <w:left w:val="none" w:sz="0" w:space="0" w:color="auto"/>
            <w:bottom w:val="none" w:sz="0" w:space="0" w:color="auto"/>
            <w:right w:val="none" w:sz="0" w:space="0" w:color="auto"/>
          </w:divBdr>
        </w:div>
        <w:div w:id="1117991631">
          <w:marLeft w:val="480"/>
          <w:marRight w:val="0"/>
          <w:marTop w:val="0"/>
          <w:marBottom w:val="0"/>
          <w:divBdr>
            <w:top w:val="none" w:sz="0" w:space="0" w:color="auto"/>
            <w:left w:val="none" w:sz="0" w:space="0" w:color="auto"/>
            <w:bottom w:val="none" w:sz="0" w:space="0" w:color="auto"/>
            <w:right w:val="none" w:sz="0" w:space="0" w:color="auto"/>
          </w:divBdr>
        </w:div>
        <w:div w:id="1233270329">
          <w:marLeft w:val="480"/>
          <w:marRight w:val="0"/>
          <w:marTop w:val="0"/>
          <w:marBottom w:val="0"/>
          <w:divBdr>
            <w:top w:val="none" w:sz="0" w:space="0" w:color="auto"/>
            <w:left w:val="none" w:sz="0" w:space="0" w:color="auto"/>
            <w:bottom w:val="none" w:sz="0" w:space="0" w:color="auto"/>
            <w:right w:val="none" w:sz="0" w:space="0" w:color="auto"/>
          </w:divBdr>
        </w:div>
        <w:div w:id="1113987062">
          <w:marLeft w:val="480"/>
          <w:marRight w:val="0"/>
          <w:marTop w:val="0"/>
          <w:marBottom w:val="0"/>
          <w:divBdr>
            <w:top w:val="none" w:sz="0" w:space="0" w:color="auto"/>
            <w:left w:val="none" w:sz="0" w:space="0" w:color="auto"/>
            <w:bottom w:val="none" w:sz="0" w:space="0" w:color="auto"/>
            <w:right w:val="none" w:sz="0" w:space="0" w:color="auto"/>
          </w:divBdr>
        </w:div>
        <w:div w:id="1419598228">
          <w:marLeft w:val="480"/>
          <w:marRight w:val="0"/>
          <w:marTop w:val="0"/>
          <w:marBottom w:val="0"/>
          <w:divBdr>
            <w:top w:val="none" w:sz="0" w:space="0" w:color="auto"/>
            <w:left w:val="none" w:sz="0" w:space="0" w:color="auto"/>
            <w:bottom w:val="none" w:sz="0" w:space="0" w:color="auto"/>
            <w:right w:val="none" w:sz="0" w:space="0" w:color="auto"/>
          </w:divBdr>
        </w:div>
      </w:divsChild>
    </w:div>
    <w:div w:id="673000693">
      <w:bodyDiv w:val="1"/>
      <w:marLeft w:val="0"/>
      <w:marRight w:val="0"/>
      <w:marTop w:val="0"/>
      <w:marBottom w:val="0"/>
      <w:divBdr>
        <w:top w:val="none" w:sz="0" w:space="0" w:color="auto"/>
        <w:left w:val="none" w:sz="0" w:space="0" w:color="auto"/>
        <w:bottom w:val="none" w:sz="0" w:space="0" w:color="auto"/>
        <w:right w:val="none" w:sz="0" w:space="0" w:color="auto"/>
      </w:divBdr>
    </w:div>
    <w:div w:id="673341117">
      <w:bodyDiv w:val="1"/>
      <w:marLeft w:val="0"/>
      <w:marRight w:val="0"/>
      <w:marTop w:val="0"/>
      <w:marBottom w:val="0"/>
      <w:divBdr>
        <w:top w:val="none" w:sz="0" w:space="0" w:color="auto"/>
        <w:left w:val="none" w:sz="0" w:space="0" w:color="auto"/>
        <w:bottom w:val="none" w:sz="0" w:space="0" w:color="auto"/>
        <w:right w:val="none" w:sz="0" w:space="0" w:color="auto"/>
      </w:divBdr>
    </w:div>
    <w:div w:id="676232904">
      <w:bodyDiv w:val="1"/>
      <w:marLeft w:val="0"/>
      <w:marRight w:val="0"/>
      <w:marTop w:val="0"/>
      <w:marBottom w:val="0"/>
      <w:divBdr>
        <w:top w:val="none" w:sz="0" w:space="0" w:color="auto"/>
        <w:left w:val="none" w:sz="0" w:space="0" w:color="auto"/>
        <w:bottom w:val="none" w:sz="0" w:space="0" w:color="auto"/>
        <w:right w:val="none" w:sz="0" w:space="0" w:color="auto"/>
      </w:divBdr>
    </w:div>
    <w:div w:id="678578951">
      <w:bodyDiv w:val="1"/>
      <w:marLeft w:val="0"/>
      <w:marRight w:val="0"/>
      <w:marTop w:val="0"/>
      <w:marBottom w:val="0"/>
      <w:divBdr>
        <w:top w:val="none" w:sz="0" w:space="0" w:color="auto"/>
        <w:left w:val="none" w:sz="0" w:space="0" w:color="auto"/>
        <w:bottom w:val="none" w:sz="0" w:space="0" w:color="auto"/>
        <w:right w:val="none" w:sz="0" w:space="0" w:color="auto"/>
      </w:divBdr>
    </w:div>
    <w:div w:id="678628712">
      <w:bodyDiv w:val="1"/>
      <w:marLeft w:val="0"/>
      <w:marRight w:val="0"/>
      <w:marTop w:val="0"/>
      <w:marBottom w:val="0"/>
      <w:divBdr>
        <w:top w:val="none" w:sz="0" w:space="0" w:color="auto"/>
        <w:left w:val="none" w:sz="0" w:space="0" w:color="auto"/>
        <w:bottom w:val="none" w:sz="0" w:space="0" w:color="auto"/>
        <w:right w:val="none" w:sz="0" w:space="0" w:color="auto"/>
      </w:divBdr>
    </w:div>
    <w:div w:id="679433614">
      <w:bodyDiv w:val="1"/>
      <w:marLeft w:val="0"/>
      <w:marRight w:val="0"/>
      <w:marTop w:val="0"/>
      <w:marBottom w:val="0"/>
      <w:divBdr>
        <w:top w:val="none" w:sz="0" w:space="0" w:color="auto"/>
        <w:left w:val="none" w:sz="0" w:space="0" w:color="auto"/>
        <w:bottom w:val="none" w:sz="0" w:space="0" w:color="auto"/>
        <w:right w:val="none" w:sz="0" w:space="0" w:color="auto"/>
      </w:divBdr>
    </w:div>
    <w:div w:id="681515641">
      <w:bodyDiv w:val="1"/>
      <w:marLeft w:val="0"/>
      <w:marRight w:val="0"/>
      <w:marTop w:val="0"/>
      <w:marBottom w:val="0"/>
      <w:divBdr>
        <w:top w:val="none" w:sz="0" w:space="0" w:color="auto"/>
        <w:left w:val="none" w:sz="0" w:space="0" w:color="auto"/>
        <w:bottom w:val="none" w:sz="0" w:space="0" w:color="auto"/>
        <w:right w:val="none" w:sz="0" w:space="0" w:color="auto"/>
      </w:divBdr>
    </w:div>
    <w:div w:id="682316114">
      <w:bodyDiv w:val="1"/>
      <w:marLeft w:val="0"/>
      <w:marRight w:val="0"/>
      <w:marTop w:val="0"/>
      <w:marBottom w:val="0"/>
      <w:divBdr>
        <w:top w:val="none" w:sz="0" w:space="0" w:color="auto"/>
        <w:left w:val="none" w:sz="0" w:space="0" w:color="auto"/>
        <w:bottom w:val="none" w:sz="0" w:space="0" w:color="auto"/>
        <w:right w:val="none" w:sz="0" w:space="0" w:color="auto"/>
      </w:divBdr>
    </w:div>
    <w:div w:id="682585216">
      <w:bodyDiv w:val="1"/>
      <w:marLeft w:val="0"/>
      <w:marRight w:val="0"/>
      <w:marTop w:val="0"/>
      <w:marBottom w:val="0"/>
      <w:divBdr>
        <w:top w:val="none" w:sz="0" w:space="0" w:color="auto"/>
        <w:left w:val="none" w:sz="0" w:space="0" w:color="auto"/>
        <w:bottom w:val="none" w:sz="0" w:space="0" w:color="auto"/>
        <w:right w:val="none" w:sz="0" w:space="0" w:color="auto"/>
      </w:divBdr>
    </w:div>
    <w:div w:id="682901591">
      <w:bodyDiv w:val="1"/>
      <w:marLeft w:val="0"/>
      <w:marRight w:val="0"/>
      <w:marTop w:val="0"/>
      <w:marBottom w:val="0"/>
      <w:divBdr>
        <w:top w:val="none" w:sz="0" w:space="0" w:color="auto"/>
        <w:left w:val="none" w:sz="0" w:space="0" w:color="auto"/>
        <w:bottom w:val="none" w:sz="0" w:space="0" w:color="auto"/>
        <w:right w:val="none" w:sz="0" w:space="0" w:color="auto"/>
      </w:divBdr>
    </w:div>
    <w:div w:id="688799240">
      <w:bodyDiv w:val="1"/>
      <w:marLeft w:val="0"/>
      <w:marRight w:val="0"/>
      <w:marTop w:val="0"/>
      <w:marBottom w:val="0"/>
      <w:divBdr>
        <w:top w:val="none" w:sz="0" w:space="0" w:color="auto"/>
        <w:left w:val="none" w:sz="0" w:space="0" w:color="auto"/>
        <w:bottom w:val="none" w:sz="0" w:space="0" w:color="auto"/>
        <w:right w:val="none" w:sz="0" w:space="0" w:color="auto"/>
      </w:divBdr>
    </w:div>
    <w:div w:id="689258913">
      <w:bodyDiv w:val="1"/>
      <w:marLeft w:val="0"/>
      <w:marRight w:val="0"/>
      <w:marTop w:val="0"/>
      <w:marBottom w:val="0"/>
      <w:divBdr>
        <w:top w:val="none" w:sz="0" w:space="0" w:color="auto"/>
        <w:left w:val="none" w:sz="0" w:space="0" w:color="auto"/>
        <w:bottom w:val="none" w:sz="0" w:space="0" w:color="auto"/>
        <w:right w:val="none" w:sz="0" w:space="0" w:color="auto"/>
      </w:divBdr>
    </w:div>
    <w:div w:id="690424483">
      <w:bodyDiv w:val="1"/>
      <w:marLeft w:val="0"/>
      <w:marRight w:val="0"/>
      <w:marTop w:val="0"/>
      <w:marBottom w:val="0"/>
      <w:divBdr>
        <w:top w:val="none" w:sz="0" w:space="0" w:color="auto"/>
        <w:left w:val="none" w:sz="0" w:space="0" w:color="auto"/>
        <w:bottom w:val="none" w:sz="0" w:space="0" w:color="auto"/>
        <w:right w:val="none" w:sz="0" w:space="0" w:color="auto"/>
      </w:divBdr>
    </w:div>
    <w:div w:id="693463993">
      <w:bodyDiv w:val="1"/>
      <w:marLeft w:val="0"/>
      <w:marRight w:val="0"/>
      <w:marTop w:val="0"/>
      <w:marBottom w:val="0"/>
      <w:divBdr>
        <w:top w:val="none" w:sz="0" w:space="0" w:color="auto"/>
        <w:left w:val="none" w:sz="0" w:space="0" w:color="auto"/>
        <w:bottom w:val="none" w:sz="0" w:space="0" w:color="auto"/>
        <w:right w:val="none" w:sz="0" w:space="0" w:color="auto"/>
      </w:divBdr>
      <w:divsChild>
        <w:div w:id="1815565509">
          <w:marLeft w:val="480"/>
          <w:marRight w:val="0"/>
          <w:marTop w:val="0"/>
          <w:marBottom w:val="0"/>
          <w:divBdr>
            <w:top w:val="none" w:sz="0" w:space="0" w:color="auto"/>
            <w:left w:val="none" w:sz="0" w:space="0" w:color="auto"/>
            <w:bottom w:val="none" w:sz="0" w:space="0" w:color="auto"/>
            <w:right w:val="none" w:sz="0" w:space="0" w:color="auto"/>
          </w:divBdr>
        </w:div>
        <w:div w:id="401568196">
          <w:marLeft w:val="480"/>
          <w:marRight w:val="0"/>
          <w:marTop w:val="0"/>
          <w:marBottom w:val="0"/>
          <w:divBdr>
            <w:top w:val="none" w:sz="0" w:space="0" w:color="auto"/>
            <w:left w:val="none" w:sz="0" w:space="0" w:color="auto"/>
            <w:bottom w:val="none" w:sz="0" w:space="0" w:color="auto"/>
            <w:right w:val="none" w:sz="0" w:space="0" w:color="auto"/>
          </w:divBdr>
        </w:div>
        <w:div w:id="437021491">
          <w:marLeft w:val="480"/>
          <w:marRight w:val="0"/>
          <w:marTop w:val="0"/>
          <w:marBottom w:val="0"/>
          <w:divBdr>
            <w:top w:val="none" w:sz="0" w:space="0" w:color="auto"/>
            <w:left w:val="none" w:sz="0" w:space="0" w:color="auto"/>
            <w:bottom w:val="none" w:sz="0" w:space="0" w:color="auto"/>
            <w:right w:val="none" w:sz="0" w:space="0" w:color="auto"/>
          </w:divBdr>
        </w:div>
        <w:div w:id="705639925">
          <w:marLeft w:val="480"/>
          <w:marRight w:val="0"/>
          <w:marTop w:val="0"/>
          <w:marBottom w:val="0"/>
          <w:divBdr>
            <w:top w:val="none" w:sz="0" w:space="0" w:color="auto"/>
            <w:left w:val="none" w:sz="0" w:space="0" w:color="auto"/>
            <w:bottom w:val="none" w:sz="0" w:space="0" w:color="auto"/>
            <w:right w:val="none" w:sz="0" w:space="0" w:color="auto"/>
          </w:divBdr>
        </w:div>
        <w:div w:id="411240951">
          <w:marLeft w:val="480"/>
          <w:marRight w:val="0"/>
          <w:marTop w:val="0"/>
          <w:marBottom w:val="0"/>
          <w:divBdr>
            <w:top w:val="none" w:sz="0" w:space="0" w:color="auto"/>
            <w:left w:val="none" w:sz="0" w:space="0" w:color="auto"/>
            <w:bottom w:val="none" w:sz="0" w:space="0" w:color="auto"/>
            <w:right w:val="none" w:sz="0" w:space="0" w:color="auto"/>
          </w:divBdr>
        </w:div>
        <w:div w:id="1392775562">
          <w:marLeft w:val="480"/>
          <w:marRight w:val="0"/>
          <w:marTop w:val="0"/>
          <w:marBottom w:val="0"/>
          <w:divBdr>
            <w:top w:val="none" w:sz="0" w:space="0" w:color="auto"/>
            <w:left w:val="none" w:sz="0" w:space="0" w:color="auto"/>
            <w:bottom w:val="none" w:sz="0" w:space="0" w:color="auto"/>
            <w:right w:val="none" w:sz="0" w:space="0" w:color="auto"/>
          </w:divBdr>
        </w:div>
        <w:div w:id="2001158551">
          <w:marLeft w:val="480"/>
          <w:marRight w:val="0"/>
          <w:marTop w:val="0"/>
          <w:marBottom w:val="0"/>
          <w:divBdr>
            <w:top w:val="none" w:sz="0" w:space="0" w:color="auto"/>
            <w:left w:val="none" w:sz="0" w:space="0" w:color="auto"/>
            <w:bottom w:val="none" w:sz="0" w:space="0" w:color="auto"/>
            <w:right w:val="none" w:sz="0" w:space="0" w:color="auto"/>
          </w:divBdr>
        </w:div>
        <w:div w:id="1318613171">
          <w:marLeft w:val="480"/>
          <w:marRight w:val="0"/>
          <w:marTop w:val="0"/>
          <w:marBottom w:val="0"/>
          <w:divBdr>
            <w:top w:val="none" w:sz="0" w:space="0" w:color="auto"/>
            <w:left w:val="none" w:sz="0" w:space="0" w:color="auto"/>
            <w:bottom w:val="none" w:sz="0" w:space="0" w:color="auto"/>
            <w:right w:val="none" w:sz="0" w:space="0" w:color="auto"/>
          </w:divBdr>
        </w:div>
        <w:div w:id="473526808">
          <w:marLeft w:val="480"/>
          <w:marRight w:val="0"/>
          <w:marTop w:val="0"/>
          <w:marBottom w:val="0"/>
          <w:divBdr>
            <w:top w:val="none" w:sz="0" w:space="0" w:color="auto"/>
            <w:left w:val="none" w:sz="0" w:space="0" w:color="auto"/>
            <w:bottom w:val="none" w:sz="0" w:space="0" w:color="auto"/>
            <w:right w:val="none" w:sz="0" w:space="0" w:color="auto"/>
          </w:divBdr>
        </w:div>
        <w:div w:id="503395181">
          <w:marLeft w:val="480"/>
          <w:marRight w:val="0"/>
          <w:marTop w:val="0"/>
          <w:marBottom w:val="0"/>
          <w:divBdr>
            <w:top w:val="none" w:sz="0" w:space="0" w:color="auto"/>
            <w:left w:val="none" w:sz="0" w:space="0" w:color="auto"/>
            <w:bottom w:val="none" w:sz="0" w:space="0" w:color="auto"/>
            <w:right w:val="none" w:sz="0" w:space="0" w:color="auto"/>
          </w:divBdr>
        </w:div>
        <w:div w:id="1774521018">
          <w:marLeft w:val="480"/>
          <w:marRight w:val="0"/>
          <w:marTop w:val="0"/>
          <w:marBottom w:val="0"/>
          <w:divBdr>
            <w:top w:val="none" w:sz="0" w:space="0" w:color="auto"/>
            <w:left w:val="none" w:sz="0" w:space="0" w:color="auto"/>
            <w:bottom w:val="none" w:sz="0" w:space="0" w:color="auto"/>
            <w:right w:val="none" w:sz="0" w:space="0" w:color="auto"/>
          </w:divBdr>
        </w:div>
        <w:div w:id="216284950">
          <w:marLeft w:val="480"/>
          <w:marRight w:val="0"/>
          <w:marTop w:val="0"/>
          <w:marBottom w:val="0"/>
          <w:divBdr>
            <w:top w:val="none" w:sz="0" w:space="0" w:color="auto"/>
            <w:left w:val="none" w:sz="0" w:space="0" w:color="auto"/>
            <w:bottom w:val="none" w:sz="0" w:space="0" w:color="auto"/>
            <w:right w:val="none" w:sz="0" w:space="0" w:color="auto"/>
          </w:divBdr>
        </w:div>
        <w:div w:id="1407535371">
          <w:marLeft w:val="480"/>
          <w:marRight w:val="0"/>
          <w:marTop w:val="0"/>
          <w:marBottom w:val="0"/>
          <w:divBdr>
            <w:top w:val="none" w:sz="0" w:space="0" w:color="auto"/>
            <w:left w:val="none" w:sz="0" w:space="0" w:color="auto"/>
            <w:bottom w:val="none" w:sz="0" w:space="0" w:color="auto"/>
            <w:right w:val="none" w:sz="0" w:space="0" w:color="auto"/>
          </w:divBdr>
        </w:div>
        <w:div w:id="1404986822">
          <w:marLeft w:val="480"/>
          <w:marRight w:val="0"/>
          <w:marTop w:val="0"/>
          <w:marBottom w:val="0"/>
          <w:divBdr>
            <w:top w:val="none" w:sz="0" w:space="0" w:color="auto"/>
            <w:left w:val="none" w:sz="0" w:space="0" w:color="auto"/>
            <w:bottom w:val="none" w:sz="0" w:space="0" w:color="auto"/>
            <w:right w:val="none" w:sz="0" w:space="0" w:color="auto"/>
          </w:divBdr>
        </w:div>
        <w:div w:id="11687361">
          <w:marLeft w:val="480"/>
          <w:marRight w:val="0"/>
          <w:marTop w:val="0"/>
          <w:marBottom w:val="0"/>
          <w:divBdr>
            <w:top w:val="none" w:sz="0" w:space="0" w:color="auto"/>
            <w:left w:val="none" w:sz="0" w:space="0" w:color="auto"/>
            <w:bottom w:val="none" w:sz="0" w:space="0" w:color="auto"/>
            <w:right w:val="none" w:sz="0" w:space="0" w:color="auto"/>
          </w:divBdr>
        </w:div>
        <w:div w:id="1690062036">
          <w:marLeft w:val="480"/>
          <w:marRight w:val="0"/>
          <w:marTop w:val="0"/>
          <w:marBottom w:val="0"/>
          <w:divBdr>
            <w:top w:val="none" w:sz="0" w:space="0" w:color="auto"/>
            <w:left w:val="none" w:sz="0" w:space="0" w:color="auto"/>
            <w:bottom w:val="none" w:sz="0" w:space="0" w:color="auto"/>
            <w:right w:val="none" w:sz="0" w:space="0" w:color="auto"/>
          </w:divBdr>
        </w:div>
        <w:div w:id="82263195">
          <w:marLeft w:val="480"/>
          <w:marRight w:val="0"/>
          <w:marTop w:val="0"/>
          <w:marBottom w:val="0"/>
          <w:divBdr>
            <w:top w:val="none" w:sz="0" w:space="0" w:color="auto"/>
            <w:left w:val="none" w:sz="0" w:space="0" w:color="auto"/>
            <w:bottom w:val="none" w:sz="0" w:space="0" w:color="auto"/>
            <w:right w:val="none" w:sz="0" w:space="0" w:color="auto"/>
          </w:divBdr>
        </w:div>
      </w:divsChild>
    </w:div>
    <w:div w:id="693655767">
      <w:bodyDiv w:val="1"/>
      <w:marLeft w:val="0"/>
      <w:marRight w:val="0"/>
      <w:marTop w:val="0"/>
      <w:marBottom w:val="0"/>
      <w:divBdr>
        <w:top w:val="none" w:sz="0" w:space="0" w:color="auto"/>
        <w:left w:val="none" w:sz="0" w:space="0" w:color="auto"/>
        <w:bottom w:val="none" w:sz="0" w:space="0" w:color="auto"/>
        <w:right w:val="none" w:sz="0" w:space="0" w:color="auto"/>
      </w:divBdr>
    </w:div>
    <w:div w:id="693699207">
      <w:bodyDiv w:val="1"/>
      <w:marLeft w:val="0"/>
      <w:marRight w:val="0"/>
      <w:marTop w:val="0"/>
      <w:marBottom w:val="0"/>
      <w:divBdr>
        <w:top w:val="none" w:sz="0" w:space="0" w:color="auto"/>
        <w:left w:val="none" w:sz="0" w:space="0" w:color="auto"/>
        <w:bottom w:val="none" w:sz="0" w:space="0" w:color="auto"/>
        <w:right w:val="none" w:sz="0" w:space="0" w:color="auto"/>
      </w:divBdr>
    </w:div>
    <w:div w:id="696538755">
      <w:bodyDiv w:val="1"/>
      <w:marLeft w:val="0"/>
      <w:marRight w:val="0"/>
      <w:marTop w:val="0"/>
      <w:marBottom w:val="0"/>
      <w:divBdr>
        <w:top w:val="none" w:sz="0" w:space="0" w:color="auto"/>
        <w:left w:val="none" w:sz="0" w:space="0" w:color="auto"/>
        <w:bottom w:val="none" w:sz="0" w:space="0" w:color="auto"/>
        <w:right w:val="none" w:sz="0" w:space="0" w:color="auto"/>
      </w:divBdr>
    </w:div>
    <w:div w:id="698510562">
      <w:bodyDiv w:val="1"/>
      <w:marLeft w:val="0"/>
      <w:marRight w:val="0"/>
      <w:marTop w:val="0"/>
      <w:marBottom w:val="0"/>
      <w:divBdr>
        <w:top w:val="none" w:sz="0" w:space="0" w:color="auto"/>
        <w:left w:val="none" w:sz="0" w:space="0" w:color="auto"/>
        <w:bottom w:val="none" w:sz="0" w:space="0" w:color="auto"/>
        <w:right w:val="none" w:sz="0" w:space="0" w:color="auto"/>
      </w:divBdr>
    </w:div>
    <w:div w:id="702480800">
      <w:bodyDiv w:val="1"/>
      <w:marLeft w:val="0"/>
      <w:marRight w:val="0"/>
      <w:marTop w:val="0"/>
      <w:marBottom w:val="0"/>
      <w:divBdr>
        <w:top w:val="none" w:sz="0" w:space="0" w:color="auto"/>
        <w:left w:val="none" w:sz="0" w:space="0" w:color="auto"/>
        <w:bottom w:val="none" w:sz="0" w:space="0" w:color="auto"/>
        <w:right w:val="none" w:sz="0" w:space="0" w:color="auto"/>
      </w:divBdr>
    </w:div>
    <w:div w:id="702485397">
      <w:bodyDiv w:val="1"/>
      <w:marLeft w:val="0"/>
      <w:marRight w:val="0"/>
      <w:marTop w:val="0"/>
      <w:marBottom w:val="0"/>
      <w:divBdr>
        <w:top w:val="none" w:sz="0" w:space="0" w:color="auto"/>
        <w:left w:val="none" w:sz="0" w:space="0" w:color="auto"/>
        <w:bottom w:val="none" w:sz="0" w:space="0" w:color="auto"/>
        <w:right w:val="none" w:sz="0" w:space="0" w:color="auto"/>
      </w:divBdr>
    </w:div>
    <w:div w:id="702555047">
      <w:bodyDiv w:val="1"/>
      <w:marLeft w:val="0"/>
      <w:marRight w:val="0"/>
      <w:marTop w:val="0"/>
      <w:marBottom w:val="0"/>
      <w:divBdr>
        <w:top w:val="none" w:sz="0" w:space="0" w:color="auto"/>
        <w:left w:val="none" w:sz="0" w:space="0" w:color="auto"/>
        <w:bottom w:val="none" w:sz="0" w:space="0" w:color="auto"/>
        <w:right w:val="none" w:sz="0" w:space="0" w:color="auto"/>
      </w:divBdr>
    </w:div>
    <w:div w:id="707989080">
      <w:bodyDiv w:val="1"/>
      <w:marLeft w:val="0"/>
      <w:marRight w:val="0"/>
      <w:marTop w:val="0"/>
      <w:marBottom w:val="0"/>
      <w:divBdr>
        <w:top w:val="none" w:sz="0" w:space="0" w:color="auto"/>
        <w:left w:val="none" w:sz="0" w:space="0" w:color="auto"/>
        <w:bottom w:val="none" w:sz="0" w:space="0" w:color="auto"/>
        <w:right w:val="none" w:sz="0" w:space="0" w:color="auto"/>
      </w:divBdr>
    </w:div>
    <w:div w:id="711346512">
      <w:bodyDiv w:val="1"/>
      <w:marLeft w:val="0"/>
      <w:marRight w:val="0"/>
      <w:marTop w:val="0"/>
      <w:marBottom w:val="0"/>
      <w:divBdr>
        <w:top w:val="none" w:sz="0" w:space="0" w:color="auto"/>
        <w:left w:val="none" w:sz="0" w:space="0" w:color="auto"/>
        <w:bottom w:val="none" w:sz="0" w:space="0" w:color="auto"/>
        <w:right w:val="none" w:sz="0" w:space="0" w:color="auto"/>
      </w:divBdr>
    </w:div>
    <w:div w:id="711540932">
      <w:bodyDiv w:val="1"/>
      <w:marLeft w:val="0"/>
      <w:marRight w:val="0"/>
      <w:marTop w:val="0"/>
      <w:marBottom w:val="0"/>
      <w:divBdr>
        <w:top w:val="none" w:sz="0" w:space="0" w:color="auto"/>
        <w:left w:val="none" w:sz="0" w:space="0" w:color="auto"/>
        <w:bottom w:val="none" w:sz="0" w:space="0" w:color="auto"/>
        <w:right w:val="none" w:sz="0" w:space="0" w:color="auto"/>
      </w:divBdr>
    </w:div>
    <w:div w:id="715199853">
      <w:bodyDiv w:val="1"/>
      <w:marLeft w:val="0"/>
      <w:marRight w:val="0"/>
      <w:marTop w:val="0"/>
      <w:marBottom w:val="0"/>
      <w:divBdr>
        <w:top w:val="none" w:sz="0" w:space="0" w:color="auto"/>
        <w:left w:val="none" w:sz="0" w:space="0" w:color="auto"/>
        <w:bottom w:val="none" w:sz="0" w:space="0" w:color="auto"/>
        <w:right w:val="none" w:sz="0" w:space="0" w:color="auto"/>
      </w:divBdr>
    </w:div>
    <w:div w:id="715474648">
      <w:bodyDiv w:val="1"/>
      <w:marLeft w:val="0"/>
      <w:marRight w:val="0"/>
      <w:marTop w:val="0"/>
      <w:marBottom w:val="0"/>
      <w:divBdr>
        <w:top w:val="none" w:sz="0" w:space="0" w:color="auto"/>
        <w:left w:val="none" w:sz="0" w:space="0" w:color="auto"/>
        <w:bottom w:val="none" w:sz="0" w:space="0" w:color="auto"/>
        <w:right w:val="none" w:sz="0" w:space="0" w:color="auto"/>
      </w:divBdr>
    </w:div>
    <w:div w:id="719789158">
      <w:bodyDiv w:val="1"/>
      <w:marLeft w:val="0"/>
      <w:marRight w:val="0"/>
      <w:marTop w:val="0"/>
      <w:marBottom w:val="0"/>
      <w:divBdr>
        <w:top w:val="none" w:sz="0" w:space="0" w:color="auto"/>
        <w:left w:val="none" w:sz="0" w:space="0" w:color="auto"/>
        <w:bottom w:val="none" w:sz="0" w:space="0" w:color="auto"/>
        <w:right w:val="none" w:sz="0" w:space="0" w:color="auto"/>
      </w:divBdr>
    </w:div>
    <w:div w:id="721369089">
      <w:bodyDiv w:val="1"/>
      <w:marLeft w:val="0"/>
      <w:marRight w:val="0"/>
      <w:marTop w:val="0"/>
      <w:marBottom w:val="0"/>
      <w:divBdr>
        <w:top w:val="none" w:sz="0" w:space="0" w:color="auto"/>
        <w:left w:val="none" w:sz="0" w:space="0" w:color="auto"/>
        <w:bottom w:val="none" w:sz="0" w:space="0" w:color="auto"/>
        <w:right w:val="none" w:sz="0" w:space="0" w:color="auto"/>
      </w:divBdr>
    </w:div>
    <w:div w:id="724138059">
      <w:bodyDiv w:val="1"/>
      <w:marLeft w:val="0"/>
      <w:marRight w:val="0"/>
      <w:marTop w:val="0"/>
      <w:marBottom w:val="0"/>
      <w:divBdr>
        <w:top w:val="none" w:sz="0" w:space="0" w:color="auto"/>
        <w:left w:val="none" w:sz="0" w:space="0" w:color="auto"/>
        <w:bottom w:val="none" w:sz="0" w:space="0" w:color="auto"/>
        <w:right w:val="none" w:sz="0" w:space="0" w:color="auto"/>
      </w:divBdr>
    </w:div>
    <w:div w:id="724328576">
      <w:bodyDiv w:val="1"/>
      <w:marLeft w:val="0"/>
      <w:marRight w:val="0"/>
      <w:marTop w:val="0"/>
      <w:marBottom w:val="0"/>
      <w:divBdr>
        <w:top w:val="none" w:sz="0" w:space="0" w:color="auto"/>
        <w:left w:val="none" w:sz="0" w:space="0" w:color="auto"/>
        <w:bottom w:val="none" w:sz="0" w:space="0" w:color="auto"/>
        <w:right w:val="none" w:sz="0" w:space="0" w:color="auto"/>
      </w:divBdr>
    </w:div>
    <w:div w:id="724330681">
      <w:bodyDiv w:val="1"/>
      <w:marLeft w:val="0"/>
      <w:marRight w:val="0"/>
      <w:marTop w:val="0"/>
      <w:marBottom w:val="0"/>
      <w:divBdr>
        <w:top w:val="none" w:sz="0" w:space="0" w:color="auto"/>
        <w:left w:val="none" w:sz="0" w:space="0" w:color="auto"/>
        <w:bottom w:val="none" w:sz="0" w:space="0" w:color="auto"/>
        <w:right w:val="none" w:sz="0" w:space="0" w:color="auto"/>
      </w:divBdr>
    </w:div>
    <w:div w:id="727145419">
      <w:bodyDiv w:val="1"/>
      <w:marLeft w:val="0"/>
      <w:marRight w:val="0"/>
      <w:marTop w:val="0"/>
      <w:marBottom w:val="0"/>
      <w:divBdr>
        <w:top w:val="none" w:sz="0" w:space="0" w:color="auto"/>
        <w:left w:val="none" w:sz="0" w:space="0" w:color="auto"/>
        <w:bottom w:val="none" w:sz="0" w:space="0" w:color="auto"/>
        <w:right w:val="none" w:sz="0" w:space="0" w:color="auto"/>
      </w:divBdr>
    </w:div>
    <w:div w:id="728501617">
      <w:bodyDiv w:val="1"/>
      <w:marLeft w:val="0"/>
      <w:marRight w:val="0"/>
      <w:marTop w:val="0"/>
      <w:marBottom w:val="0"/>
      <w:divBdr>
        <w:top w:val="none" w:sz="0" w:space="0" w:color="auto"/>
        <w:left w:val="none" w:sz="0" w:space="0" w:color="auto"/>
        <w:bottom w:val="none" w:sz="0" w:space="0" w:color="auto"/>
        <w:right w:val="none" w:sz="0" w:space="0" w:color="auto"/>
      </w:divBdr>
    </w:div>
    <w:div w:id="729614321">
      <w:bodyDiv w:val="1"/>
      <w:marLeft w:val="0"/>
      <w:marRight w:val="0"/>
      <w:marTop w:val="0"/>
      <w:marBottom w:val="0"/>
      <w:divBdr>
        <w:top w:val="none" w:sz="0" w:space="0" w:color="auto"/>
        <w:left w:val="none" w:sz="0" w:space="0" w:color="auto"/>
        <w:bottom w:val="none" w:sz="0" w:space="0" w:color="auto"/>
        <w:right w:val="none" w:sz="0" w:space="0" w:color="auto"/>
      </w:divBdr>
    </w:div>
    <w:div w:id="729697064">
      <w:bodyDiv w:val="1"/>
      <w:marLeft w:val="0"/>
      <w:marRight w:val="0"/>
      <w:marTop w:val="0"/>
      <w:marBottom w:val="0"/>
      <w:divBdr>
        <w:top w:val="none" w:sz="0" w:space="0" w:color="auto"/>
        <w:left w:val="none" w:sz="0" w:space="0" w:color="auto"/>
        <w:bottom w:val="none" w:sz="0" w:space="0" w:color="auto"/>
        <w:right w:val="none" w:sz="0" w:space="0" w:color="auto"/>
      </w:divBdr>
    </w:div>
    <w:div w:id="729886348">
      <w:bodyDiv w:val="1"/>
      <w:marLeft w:val="0"/>
      <w:marRight w:val="0"/>
      <w:marTop w:val="0"/>
      <w:marBottom w:val="0"/>
      <w:divBdr>
        <w:top w:val="none" w:sz="0" w:space="0" w:color="auto"/>
        <w:left w:val="none" w:sz="0" w:space="0" w:color="auto"/>
        <w:bottom w:val="none" w:sz="0" w:space="0" w:color="auto"/>
        <w:right w:val="none" w:sz="0" w:space="0" w:color="auto"/>
      </w:divBdr>
    </w:div>
    <w:div w:id="731806960">
      <w:bodyDiv w:val="1"/>
      <w:marLeft w:val="0"/>
      <w:marRight w:val="0"/>
      <w:marTop w:val="0"/>
      <w:marBottom w:val="0"/>
      <w:divBdr>
        <w:top w:val="none" w:sz="0" w:space="0" w:color="auto"/>
        <w:left w:val="none" w:sz="0" w:space="0" w:color="auto"/>
        <w:bottom w:val="none" w:sz="0" w:space="0" w:color="auto"/>
        <w:right w:val="none" w:sz="0" w:space="0" w:color="auto"/>
      </w:divBdr>
    </w:div>
    <w:div w:id="733085735">
      <w:bodyDiv w:val="1"/>
      <w:marLeft w:val="0"/>
      <w:marRight w:val="0"/>
      <w:marTop w:val="0"/>
      <w:marBottom w:val="0"/>
      <w:divBdr>
        <w:top w:val="none" w:sz="0" w:space="0" w:color="auto"/>
        <w:left w:val="none" w:sz="0" w:space="0" w:color="auto"/>
        <w:bottom w:val="none" w:sz="0" w:space="0" w:color="auto"/>
        <w:right w:val="none" w:sz="0" w:space="0" w:color="auto"/>
      </w:divBdr>
    </w:div>
    <w:div w:id="735058122">
      <w:bodyDiv w:val="1"/>
      <w:marLeft w:val="0"/>
      <w:marRight w:val="0"/>
      <w:marTop w:val="0"/>
      <w:marBottom w:val="0"/>
      <w:divBdr>
        <w:top w:val="none" w:sz="0" w:space="0" w:color="auto"/>
        <w:left w:val="none" w:sz="0" w:space="0" w:color="auto"/>
        <w:bottom w:val="none" w:sz="0" w:space="0" w:color="auto"/>
        <w:right w:val="none" w:sz="0" w:space="0" w:color="auto"/>
      </w:divBdr>
    </w:div>
    <w:div w:id="735475566">
      <w:bodyDiv w:val="1"/>
      <w:marLeft w:val="0"/>
      <w:marRight w:val="0"/>
      <w:marTop w:val="0"/>
      <w:marBottom w:val="0"/>
      <w:divBdr>
        <w:top w:val="none" w:sz="0" w:space="0" w:color="auto"/>
        <w:left w:val="none" w:sz="0" w:space="0" w:color="auto"/>
        <w:bottom w:val="none" w:sz="0" w:space="0" w:color="auto"/>
        <w:right w:val="none" w:sz="0" w:space="0" w:color="auto"/>
      </w:divBdr>
    </w:div>
    <w:div w:id="736171192">
      <w:bodyDiv w:val="1"/>
      <w:marLeft w:val="0"/>
      <w:marRight w:val="0"/>
      <w:marTop w:val="0"/>
      <w:marBottom w:val="0"/>
      <w:divBdr>
        <w:top w:val="none" w:sz="0" w:space="0" w:color="auto"/>
        <w:left w:val="none" w:sz="0" w:space="0" w:color="auto"/>
        <w:bottom w:val="none" w:sz="0" w:space="0" w:color="auto"/>
        <w:right w:val="none" w:sz="0" w:space="0" w:color="auto"/>
      </w:divBdr>
    </w:div>
    <w:div w:id="736829469">
      <w:bodyDiv w:val="1"/>
      <w:marLeft w:val="0"/>
      <w:marRight w:val="0"/>
      <w:marTop w:val="0"/>
      <w:marBottom w:val="0"/>
      <w:divBdr>
        <w:top w:val="none" w:sz="0" w:space="0" w:color="auto"/>
        <w:left w:val="none" w:sz="0" w:space="0" w:color="auto"/>
        <w:bottom w:val="none" w:sz="0" w:space="0" w:color="auto"/>
        <w:right w:val="none" w:sz="0" w:space="0" w:color="auto"/>
      </w:divBdr>
    </w:div>
    <w:div w:id="737939629">
      <w:bodyDiv w:val="1"/>
      <w:marLeft w:val="0"/>
      <w:marRight w:val="0"/>
      <w:marTop w:val="0"/>
      <w:marBottom w:val="0"/>
      <w:divBdr>
        <w:top w:val="none" w:sz="0" w:space="0" w:color="auto"/>
        <w:left w:val="none" w:sz="0" w:space="0" w:color="auto"/>
        <w:bottom w:val="none" w:sz="0" w:space="0" w:color="auto"/>
        <w:right w:val="none" w:sz="0" w:space="0" w:color="auto"/>
      </w:divBdr>
    </w:div>
    <w:div w:id="738401913">
      <w:bodyDiv w:val="1"/>
      <w:marLeft w:val="0"/>
      <w:marRight w:val="0"/>
      <w:marTop w:val="0"/>
      <w:marBottom w:val="0"/>
      <w:divBdr>
        <w:top w:val="none" w:sz="0" w:space="0" w:color="auto"/>
        <w:left w:val="none" w:sz="0" w:space="0" w:color="auto"/>
        <w:bottom w:val="none" w:sz="0" w:space="0" w:color="auto"/>
        <w:right w:val="none" w:sz="0" w:space="0" w:color="auto"/>
      </w:divBdr>
      <w:divsChild>
        <w:div w:id="1870023148">
          <w:marLeft w:val="480"/>
          <w:marRight w:val="0"/>
          <w:marTop w:val="0"/>
          <w:marBottom w:val="0"/>
          <w:divBdr>
            <w:top w:val="none" w:sz="0" w:space="0" w:color="auto"/>
            <w:left w:val="none" w:sz="0" w:space="0" w:color="auto"/>
            <w:bottom w:val="none" w:sz="0" w:space="0" w:color="auto"/>
            <w:right w:val="none" w:sz="0" w:space="0" w:color="auto"/>
          </w:divBdr>
        </w:div>
        <w:div w:id="252395111">
          <w:marLeft w:val="480"/>
          <w:marRight w:val="0"/>
          <w:marTop w:val="0"/>
          <w:marBottom w:val="0"/>
          <w:divBdr>
            <w:top w:val="none" w:sz="0" w:space="0" w:color="auto"/>
            <w:left w:val="none" w:sz="0" w:space="0" w:color="auto"/>
            <w:bottom w:val="none" w:sz="0" w:space="0" w:color="auto"/>
            <w:right w:val="none" w:sz="0" w:space="0" w:color="auto"/>
          </w:divBdr>
        </w:div>
        <w:div w:id="404765847">
          <w:marLeft w:val="480"/>
          <w:marRight w:val="0"/>
          <w:marTop w:val="0"/>
          <w:marBottom w:val="0"/>
          <w:divBdr>
            <w:top w:val="none" w:sz="0" w:space="0" w:color="auto"/>
            <w:left w:val="none" w:sz="0" w:space="0" w:color="auto"/>
            <w:bottom w:val="none" w:sz="0" w:space="0" w:color="auto"/>
            <w:right w:val="none" w:sz="0" w:space="0" w:color="auto"/>
          </w:divBdr>
        </w:div>
        <w:div w:id="2000886888">
          <w:marLeft w:val="480"/>
          <w:marRight w:val="0"/>
          <w:marTop w:val="0"/>
          <w:marBottom w:val="0"/>
          <w:divBdr>
            <w:top w:val="none" w:sz="0" w:space="0" w:color="auto"/>
            <w:left w:val="none" w:sz="0" w:space="0" w:color="auto"/>
            <w:bottom w:val="none" w:sz="0" w:space="0" w:color="auto"/>
            <w:right w:val="none" w:sz="0" w:space="0" w:color="auto"/>
          </w:divBdr>
        </w:div>
        <w:div w:id="1157650165">
          <w:marLeft w:val="480"/>
          <w:marRight w:val="0"/>
          <w:marTop w:val="0"/>
          <w:marBottom w:val="0"/>
          <w:divBdr>
            <w:top w:val="none" w:sz="0" w:space="0" w:color="auto"/>
            <w:left w:val="none" w:sz="0" w:space="0" w:color="auto"/>
            <w:bottom w:val="none" w:sz="0" w:space="0" w:color="auto"/>
            <w:right w:val="none" w:sz="0" w:space="0" w:color="auto"/>
          </w:divBdr>
        </w:div>
        <w:div w:id="578173455">
          <w:marLeft w:val="480"/>
          <w:marRight w:val="0"/>
          <w:marTop w:val="0"/>
          <w:marBottom w:val="0"/>
          <w:divBdr>
            <w:top w:val="none" w:sz="0" w:space="0" w:color="auto"/>
            <w:left w:val="none" w:sz="0" w:space="0" w:color="auto"/>
            <w:bottom w:val="none" w:sz="0" w:space="0" w:color="auto"/>
            <w:right w:val="none" w:sz="0" w:space="0" w:color="auto"/>
          </w:divBdr>
        </w:div>
        <w:div w:id="1805349176">
          <w:marLeft w:val="480"/>
          <w:marRight w:val="0"/>
          <w:marTop w:val="0"/>
          <w:marBottom w:val="0"/>
          <w:divBdr>
            <w:top w:val="none" w:sz="0" w:space="0" w:color="auto"/>
            <w:left w:val="none" w:sz="0" w:space="0" w:color="auto"/>
            <w:bottom w:val="none" w:sz="0" w:space="0" w:color="auto"/>
            <w:right w:val="none" w:sz="0" w:space="0" w:color="auto"/>
          </w:divBdr>
        </w:div>
        <w:div w:id="290063801">
          <w:marLeft w:val="480"/>
          <w:marRight w:val="0"/>
          <w:marTop w:val="0"/>
          <w:marBottom w:val="0"/>
          <w:divBdr>
            <w:top w:val="none" w:sz="0" w:space="0" w:color="auto"/>
            <w:left w:val="none" w:sz="0" w:space="0" w:color="auto"/>
            <w:bottom w:val="none" w:sz="0" w:space="0" w:color="auto"/>
            <w:right w:val="none" w:sz="0" w:space="0" w:color="auto"/>
          </w:divBdr>
        </w:div>
        <w:div w:id="429356910">
          <w:marLeft w:val="480"/>
          <w:marRight w:val="0"/>
          <w:marTop w:val="0"/>
          <w:marBottom w:val="0"/>
          <w:divBdr>
            <w:top w:val="none" w:sz="0" w:space="0" w:color="auto"/>
            <w:left w:val="none" w:sz="0" w:space="0" w:color="auto"/>
            <w:bottom w:val="none" w:sz="0" w:space="0" w:color="auto"/>
            <w:right w:val="none" w:sz="0" w:space="0" w:color="auto"/>
          </w:divBdr>
        </w:div>
        <w:div w:id="1409770847">
          <w:marLeft w:val="480"/>
          <w:marRight w:val="0"/>
          <w:marTop w:val="0"/>
          <w:marBottom w:val="0"/>
          <w:divBdr>
            <w:top w:val="none" w:sz="0" w:space="0" w:color="auto"/>
            <w:left w:val="none" w:sz="0" w:space="0" w:color="auto"/>
            <w:bottom w:val="none" w:sz="0" w:space="0" w:color="auto"/>
            <w:right w:val="none" w:sz="0" w:space="0" w:color="auto"/>
          </w:divBdr>
        </w:div>
        <w:div w:id="642271595">
          <w:marLeft w:val="480"/>
          <w:marRight w:val="0"/>
          <w:marTop w:val="0"/>
          <w:marBottom w:val="0"/>
          <w:divBdr>
            <w:top w:val="none" w:sz="0" w:space="0" w:color="auto"/>
            <w:left w:val="none" w:sz="0" w:space="0" w:color="auto"/>
            <w:bottom w:val="none" w:sz="0" w:space="0" w:color="auto"/>
            <w:right w:val="none" w:sz="0" w:space="0" w:color="auto"/>
          </w:divBdr>
        </w:div>
        <w:div w:id="922184612">
          <w:marLeft w:val="480"/>
          <w:marRight w:val="0"/>
          <w:marTop w:val="0"/>
          <w:marBottom w:val="0"/>
          <w:divBdr>
            <w:top w:val="none" w:sz="0" w:space="0" w:color="auto"/>
            <w:left w:val="none" w:sz="0" w:space="0" w:color="auto"/>
            <w:bottom w:val="none" w:sz="0" w:space="0" w:color="auto"/>
            <w:right w:val="none" w:sz="0" w:space="0" w:color="auto"/>
          </w:divBdr>
        </w:div>
        <w:div w:id="503056310">
          <w:marLeft w:val="480"/>
          <w:marRight w:val="0"/>
          <w:marTop w:val="0"/>
          <w:marBottom w:val="0"/>
          <w:divBdr>
            <w:top w:val="none" w:sz="0" w:space="0" w:color="auto"/>
            <w:left w:val="none" w:sz="0" w:space="0" w:color="auto"/>
            <w:bottom w:val="none" w:sz="0" w:space="0" w:color="auto"/>
            <w:right w:val="none" w:sz="0" w:space="0" w:color="auto"/>
          </w:divBdr>
        </w:div>
        <w:div w:id="1847673105">
          <w:marLeft w:val="480"/>
          <w:marRight w:val="0"/>
          <w:marTop w:val="0"/>
          <w:marBottom w:val="0"/>
          <w:divBdr>
            <w:top w:val="none" w:sz="0" w:space="0" w:color="auto"/>
            <w:left w:val="none" w:sz="0" w:space="0" w:color="auto"/>
            <w:bottom w:val="none" w:sz="0" w:space="0" w:color="auto"/>
            <w:right w:val="none" w:sz="0" w:space="0" w:color="auto"/>
          </w:divBdr>
        </w:div>
        <w:div w:id="1464807483">
          <w:marLeft w:val="480"/>
          <w:marRight w:val="0"/>
          <w:marTop w:val="0"/>
          <w:marBottom w:val="0"/>
          <w:divBdr>
            <w:top w:val="none" w:sz="0" w:space="0" w:color="auto"/>
            <w:left w:val="none" w:sz="0" w:space="0" w:color="auto"/>
            <w:bottom w:val="none" w:sz="0" w:space="0" w:color="auto"/>
            <w:right w:val="none" w:sz="0" w:space="0" w:color="auto"/>
          </w:divBdr>
        </w:div>
        <w:div w:id="1832061459">
          <w:marLeft w:val="480"/>
          <w:marRight w:val="0"/>
          <w:marTop w:val="0"/>
          <w:marBottom w:val="0"/>
          <w:divBdr>
            <w:top w:val="none" w:sz="0" w:space="0" w:color="auto"/>
            <w:left w:val="none" w:sz="0" w:space="0" w:color="auto"/>
            <w:bottom w:val="none" w:sz="0" w:space="0" w:color="auto"/>
            <w:right w:val="none" w:sz="0" w:space="0" w:color="auto"/>
          </w:divBdr>
        </w:div>
        <w:div w:id="34236849">
          <w:marLeft w:val="480"/>
          <w:marRight w:val="0"/>
          <w:marTop w:val="0"/>
          <w:marBottom w:val="0"/>
          <w:divBdr>
            <w:top w:val="none" w:sz="0" w:space="0" w:color="auto"/>
            <w:left w:val="none" w:sz="0" w:space="0" w:color="auto"/>
            <w:bottom w:val="none" w:sz="0" w:space="0" w:color="auto"/>
            <w:right w:val="none" w:sz="0" w:space="0" w:color="auto"/>
          </w:divBdr>
        </w:div>
        <w:div w:id="1689795132">
          <w:marLeft w:val="480"/>
          <w:marRight w:val="0"/>
          <w:marTop w:val="0"/>
          <w:marBottom w:val="0"/>
          <w:divBdr>
            <w:top w:val="none" w:sz="0" w:space="0" w:color="auto"/>
            <w:left w:val="none" w:sz="0" w:space="0" w:color="auto"/>
            <w:bottom w:val="none" w:sz="0" w:space="0" w:color="auto"/>
            <w:right w:val="none" w:sz="0" w:space="0" w:color="auto"/>
          </w:divBdr>
        </w:div>
      </w:divsChild>
    </w:div>
    <w:div w:id="738526232">
      <w:bodyDiv w:val="1"/>
      <w:marLeft w:val="0"/>
      <w:marRight w:val="0"/>
      <w:marTop w:val="0"/>
      <w:marBottom w:val="0"/>
      <w:divBdr>
        <w:top w:val="none" w:sz="0" w:space="0" w:color="auto"/>
        <w:left w:val="none" w:sz="0" w:space="0" w:color="auto"/>
        <w:bottom w:val="none" w:sz="0" w:space="0" w:color="auto"/>
        <w:right w:val="none" w:sz="0" w:space="0" w:color="auto"/>
      </w:divBdr>
    </w:div>
    <w:div w:id="738672657">
      <w:bodyDiv w:val="1"/>
      <w:marLeft w:val="0"/>
      <w:marRight w:val="0"/>
      <w:marTop w:val="0"/>
      <w:marBottom w:val="0"/>
      <w:divBdr>
        <w:top w:val="none" w:sz="0" w:space="0" w:color="auto"/>
        <w:left w:val="none" w:sz="0" w:space="0" w:color="auto"/>
        <w:bottom w:val="none" w:sz="0" w:space="0" w:color="auto"/>
        <w:right w:val="none" w:sz="0" w:space="0" w:color="auto"/>
      </w:divBdr>
    </w:div>
    <w:div w:id="738753039">
      <w:bodyDiv w:val="1"/>
      <w:marLeft w:val="0"/>
      <w:marRight w:val="0"/>
      <w:marTop w:val="0"/>
      <w:marBottom w:val="0"/>
      <w:divBdr>
        <w:top w:val="none" w:sz="0" w:space="0" w:color="auto"/>
        <w:left w:val="none" w:sz="0" w:space="0" w:color="auto"/>
        <w:bottom w:val="none" w:sz="0" w:space="0" w:color="auto"/>
        <w:right w:val="none" w:sz="0" w:space="0" w:color="auto"/>
      </w:divBdr>
    </w:div>
    <w:div w:id="739913224">
      <w:bodyDiv w:val="1"/>
      <w:marLeft w:val="0"/>
      <w:marRight w:val="0"/>
      <w:marTop w:val="0"/>
      <w:marBottom w:val="0"/>
      <w:divBdr>
        <w:top w:val="none" w:sz="0" w:space="0" w:color="auto"/>
        <w:left w:val="none" w:sz="0" w:space="0" w:color="auto"/>
        <w:bottom w:val="none" w:sz="0" w:space="0" w:color="auto"/>
        <w:right w:val="none" w:sz="0" w:space="0" w:color="auto"/>
      </w:divBdr>
    </w:div>
    <w:div w:id="741026593">
      <w:bodyDiv w:val="1"/>
      <w:marLeft w:val="0"/>
      <w:marRight w:val="0"/>
      <w:marTop w:val="0"/>
      <w:marBottom w:val="0"/>
      <w:divBdr>
        <w:top w:val="none" w:sz="0" w:space="0" w:color="auto"/>
        <w:left w:val="none" w:sz="0" w:space="0" w:color="auto"/>
        <w:bottom w:val="none" w:sz="0" w:space="0" w:color="auto"/>
        <w:right w:val="none" w:sz="0" w:space="0" w:color="auto"/>
      </w:divBdr>
    </w:div>
    <w:div w:id="741760702">
      <w:bodyDiv w:val="1"/>
      <w:marLeft w:val="0"/>
      <w:marRight w:val="0"/>
      <w:marTop w:val="0"/>
      <w:marBottom w:val="0"/>
      <w:divBdr>
        <w:top w:val="none" w:sz="0" w:space="0" w:color="auto"/>
        <w:left w:val="none" w:sz="0" w:space="0" w:color="auto"/>
        <w:bottom w:val="none" w:sz="0" w:space="0" w:color="auto"/>
        <w:right w:val="none" w:sz="0" w:space="0" w:color="auto"/>
      </w:divBdr>
    </w:div>
    <w:div w:id="742530233">
      <w:bodyDiv w:val="1"/>
      <w:marLeft w:val="0"/>
      <w:marRight w:val="0"/>
      <w:marTop w:val="0"/>
      <w:marBottom w:val="0"/>
      <w:divBdr>
        <w:top w:val="none" w:sz="0" w:space="0" w:color="auto"/>
        <w:left w:val="none" w:sz="0" w:space="0" w:color="auto"/>
        <w:bottom w:val="none" w:sz="0" w:space="0" w:color="auto"/>
        <w:right w:val="none" w:sz="0" w:space="0" w:color="auto"/>
      </w:divBdr>
    </w:div>
    <w:div w:id="746654614">
      <w:bodyDiv w:val="1"/>
      <w:marLeft w:val="0"/>
      <w:marRight w:val="0"/>
      <w:marTop w:val="0"/>
      <w:marBottom w:val="0"/>
      <w:divBdr>
        <w:top w:val="none" w:sz="0" w:space="0" w:color="auto"/>
        <w:left w:val="none" w:sz="0" w:space="0" w:color="auto"/>
        <w:bottom w:val="none" w:sz="0" w:space="0" w:color="auto"/>
        <w:right w:val="none" w:sz="0" w:space="0" w:color="auto"/>
      </w:divBdr>
    </w:div>
    <w:div w:id="747581725">
      <w:bodyDiv w:val="1"/>
      <w:marLeft w:val="0"/>
      <w:marRight w:val="0"/>
      <w:marTop w:val="0"/>
      <w:marBottom w:val="0"/>
      <w:divBdr>
        <w:top w:val="none" w:sz="0" w:space="0" w:color="auto"/>
        <w:left w:val="none" w:sz="0" w:space="0" w:color="auto"/>
        <w:bottom w:val="none" w:sz="0" w:space="0" w:color="auto"/>
        <w:right w:val="none" w:sz="0" w:space="0" w:color="auto"/>
      </w:divBdr>
    </w:div>
    <w:div w:id="749893430">
      <w:bodyDiv w:val="1"/>
      <w:marLeft w:val="0"/>
      <w:marRight w:val="0"/>
      <w:marTop w:val="0"/>
      <w:marBottom w:val="0"/>
      <w:divBdr>
        <w:top w:val="none" w:sz="0" w:space="0" w:color="auto"/>
        <w:left w:val="none" w:sz="0" w:space="0" w:color="auto"/>
        <w:bottom w:val="none" w:sz="0" w:space="0" w:color="auto"/>
        <w:right w:val="none" w:sz="0" w:space="0" w:color="auto"/>
      </w:divBdr>
    </w:div>
    <w:div w:id="753206205">
      <w:bodyDiv w:val="1"/>
      <w:marLeft w:val="0"/>
      <w:marRight w:val="0"/>
      <w:marTop w:val="0"/>
      <w:marBottom w:val="0"/>
      <w:divBdr>
        <w:top w:val="none" w:sz="0" w:space="0" w:color="auto"/>
        <w:left w:val="none" w:sz="0" w:space="0" w:color="auto"/>
        <w:bottom w:val="none" w:sz="0" w:space="0" w:color="auto"/>
        <w:right w:val="none" w:sz="0" w:space="0" w:color="auto"/>
      </w:divBdr>
    </w:div>
    <w:div w:id="760756810">
      <w:bodyDiv w:val="1"/>
      <w:marLeft w:val="0"/>
      <w:marRight w:val="0"/>
      <w:marTop w:val="0"/>
      <w:marBottom w:val="0"/>
      <w:divBdr>
        <w:top w:val="none" w:sz="0" w:space="0" w:color="auto"/>
        <w:left w:val="none" w:sz="0" w:space="0" w:color="auto"/>
        <w:bottom w:val="none" w:sz="0" w:space="0" w:color="auto"/>
        <w:right w:val="none" w:sz="0" w:space="0" w:color="auto"/>
      </w:divBdr>
    </w:div>
    <w:div w:id="760759968">
      <w:bodyDiv w:val="1"/>
      <w:marLeft w:val="0"/>
      <w:marRight w:val="0"/>
      <w:marTop w:val="0"/>
      <w:marBottom w:val="0"/>
      <w:divBdr>
        <w:top w:val="none" w:sz="0" w:space="0" w:color="auto"/>
        <w:left w:val="none" w:sz="0" w:space="0" w:color="auto"/>
        <w:bottom w:val="none" w:sz="0" w:space="0" w:color="auto"/>
        <w:right w:val="none" w:sz="0" w:space="0" w:color="auto"/>
      </w:divBdr>
    </w:div>
    <w:div w:id="760876949">
      <w:bodyDiv w:val="1"/>
      <w:marLeft w:val="0"/>
      <w:marRight w:val="0"/>
      <w:marTop w:val="0"/>
      <w:marBottom w:val="0"/>
      <w:divBdr>
        <w:top w:val="none" w:sz="0" w:space="0" w:color="auto"/>
        <w:left w:val="none" w:sz="0" w:space="0" w:color="auto"/>
        <w:bottom w:val="none" w:sz="0" w:space="0" w:color="auto"/>
        <w:right w:val="none" w:sz="0" w:space="0" w:color="auto"/>
      </w:divBdr>
    </w:div>
    <w:div w:id="761687188">
      <w:bodyDiv w:val="1"/>
      <w:marLeft w:val="0"/>
      <w:marRight w:val="0"/>
      <w:marTop w:val="0"/>
      <w:marBottom w:val="0"/>
      <w:divBdr>
        <w:top w:val="none" w:sz="0" w:space="0" w:color="auto"/>
        <w:left w:val="none" w:sz="0" w:space="0" w:color="auto"/>
        <w:bottom w:val="none" w:sz="0" w:space="0" w:color="auto"/>
        <w:right w:val="none" w:sz="0" w:space="0" w:color="auto"/>
      </w:divBdr>
    </w:div>
    <w:div w:id="765926718">
      <w:bodyDiv w:val="1"/>
      <w:marLeft w:val="0"/>
      <w:marRight w:val="0"/>
      <w:marTop w:val="0"/>
      <w:marBottom w:val="0"/>
      <w:divBdr>
        <w:top w:val="none" w:sz="0" w:space="0" w:color="auto"/>
        <w:left w:val="none" w:sz="0" w:space="0" w:color="auto"/>
        <w:bottom w:val="none" w:sz="0" w:space="0" w:color="auto"/>
        <w:right w:val="none" w:sz="0" w:space="0" w:color="auto"/>
      </w:divBdr>
    </w:div>
    <w:div w:id="767581106">
      <w:bodyDiv w:val="1"/>
      <w:marLeft w:val="0"/>
      <w:marRight w:val="0"/>
      <w:marTop w:val="0"/>
      <w:marBottom w:val="0"/>
      <w:divBdr>
        <w:top w:val="none" w:sz="0" w:space="0" w:color="auto"/>
        <w:left w:val="none" w:sz="0" w:space="0" w:color="auto"/>
        <w:bottom w:val="none" w:sz="0" w:space="0" w:color="auto"/>
        <w:right w:val="none" w:sz="0" w:space="0" w:color="auto"/>
      </w:divBdr>
    </w:div>
    <w:div w:id="770589241">
      <w:bodyDiv w:val="1"/>
      <w:marLeft w:val="0"/>
      <w:marRight w:val="0"/>
      <w:marTop w:val="0"/>
      <w:marBottom w:val="0"/>
      <w:divBdr>
        <w:top w:val="none" w:sz="0" w:space="0" w:color="auto"/>
        <w:left w:val="none" w:sz="0" w:space="0" w:color="auto"/>
        <w:bottom w:val="none" w:sz="0" w:space="0" w:color="auto"/>
        <w:right w:val="none" w:sz="0" w:space="0" w:color="auto"/>
      </w:divBdr>
    </w:div>
    <w:div w:id="770665440">
      <w:bodyDiv w:val="1"/>
      <w:marLeft w:val="0"/>
      <w:marRight w:val="0"/>
      <w:marTop w:val="0"/>
      <w:marBottom w:val="0"/>
      <w:divBdr>
        <w:top w:val="none" w:sz="0" w:space="0" w:color="auto"/>
        <w:left w:val="none" w:sz="0" w:space="0" w:color="auto"/>
        <w:bottom w:val="none" w:sz="0" w:space="0" w:color="auto"/>
        <w:right w:val="none" w:sz="0" w:space="0" w:color="auto"/>
      </w:divBdr>
    </w:div>
    <w:div w:id="771316132">
      <w:bodyDiv w:val="1"/>
      <w:marLeft w:val="0"/>
      <w:marRight w:val="0"/>
      <w:marTop w:val="0"/>
      <w:marBottom w:val="0"/>
      <w:divBdr>
        <w:top w:val="none" w:sz="0" w:space="0" w:color="auto"/>
        <w:left w:val="none" w:sz="0" w:space="0" w:color="auto"/>
        <w:bottom w:val="none" w:sz="0" w:space="0" w:color="auto"/>
        <w:right w:val="none" w:sz="0" w:space="0" w:color="auto"/>
      </w:divBdr>
    </w:div>
    <w:div w:id="772431901">
      <w:bodyDiv w:val="1"/>
      <w:marLeft w:val="0"/>
      <w:marRight w:val="0"/>
      <w:marTop w:val="0"/>
      <w:marBottom w:val="0"/>
      <w:divBdr>
        <w:top w:val="none" w:sz="0" w:space="0" w:color="auto"/>
        <w:left w:val="none" w:sz="0" w:space="0" w:color="auto"/>
        <w:bottom w:val="none" w:sz="0" w:space="0" w:color="auto"/>
        <w:right w:val="none" w:sz="0" w:space="0" w:color="auto"/>
      </w:divBdr>
    </w:div>
    <w:div w:id="772895933">
      <w:bodyDiv w:val="1"/>
      <w:marLeft w:val="0"/>
      <w:marRight w:val="0"/>
      <w:marTop w:val="0"/>
      <w:marBottom w:val="0"/>
      <w:divBdr>
        <w:top w:val="none" w:sz="0" w:space="0" w:color="auto"/>
        <w:left w:val="none" w:sz="0" w:space="0" w:color="auto"/>
        <w:bottom w:val="none" w:sz="0" w:space="0" w:color="auto"/>
        <w:right w:val="none" w:sz="0" w:space="0" w:color="auto"/>
      </w:divBdr>
    </w:div>
    <w:div w:id="774208740">
      <w:bodyDiv w:val="1"/>
      <w:marLeft w:val="0"/>
      <w:marRight w:val="0"/>
      <w:marTop w:val="0"/>
      <w:marBottom w:val="0"/>
      <w:divBdr>
        <w:top w:val="none" w:sz="0" w:space="0" w:color="auto"/>
        <w:left w:val="none" w:sz="0" w:space="0" w:color="auto"/>
        <w:bottom w:val="none" w:sz="0" w:space="0" w:color="auto"/>
        <w:right w:val="none" w:sz="0" w:space="0" w:color="auto"/>
      </w:divBdr>
    </w:div>
    <w:div w:id="774250116">
      <w:bodyDiv w:val="1"/>
      <w:marLeft w:val="0"/>
      <w:marRight w:val="0"/>
      <w:marTop w:val="0"/>
      <w:marBottom w:val="0"/>
      <w:divBdr>
        <w:top w:val="none" w:sz="0" w:space="0" w:color="auto"/>
        <w:left w:val="none" w:sz="0" w:space="0" w:color="auto"/>
        <w:bottom w:val="none" w:sz="0" w:space="0" w:color="auto"/>
        <w:right w:val="none" w:sz="0" w:space="0" w:color="auto"/>
      </w:divBdr>
    </w:div>
    <w:div w:id="775710330">
      <w:bodyDiv w:val="1"/>
      <w:marLeft w:val="0"/>
      <w:marRight w:val="0"/>
      <w:marTop w:val="0"/>
      <w:marBottom w:val="0"/>
      <w:divBdr>
        <w:top w:val="none" w:sz="0" w:space="0" w:color="auto"/>
        <w:left w:val="none" w:sz="0" w:space="0" w:color="auto"/>
        <w:bottom w:val="none" w:sz="0" w:space="0" w:color="auto"/>
        <w:right w:val="none" w:sz="0" w:space="0" w:color="auto"/>
      </w:divBdr>
    </w:div>
    <w:div w:id="775905893">
      <w:bodyDiv w:val="1"/>
      <w:marLeft w:val="0"/>
      <w:marRight w:val="0"/>
      <w:marTop w:val="0"/>
      <w:marBottom w:val="0"/>
      <w:divBdr>
        <w:top w:val="none" w:sz="0" w:space="0" w:color="auto"/>
        <w:left w:val="none" w:sz="0" w:space="0" w:color="auto"/>
        <w:bottom w:val="none" w:sz="0" w:space="0" w:color="auto"/>
        <w:right w:val="none" w:sz="0" w:space="0" w:color="auto"/>
      </w:divBdr>
    </w:div>
    <w:div w:id="777526658">
      <w:bodyDiv w:val="1"/>
      <w:marLeft w:val="0"/>
      <w:marRight w:val="0"/>
      <w:marTop w:val="0"/>
      <w:marBottom w:val="0"/>
      <w:divBdr>
        <w:top w:val="none" w:sz="0" w:space="0" w:color="auto"/>
        <w:left w:val="none" w:sz="0" w:space="0" w:color="auto"/>
        <w:bottom w:val="none" w:sz="0" w:space="0" w:color="auto"/>
        <w:right w:val="none" w:sz="0" w:space="0" w:color="auto"/>
      </w:divBdr>
    </w:div>
    <w:div w:id="777720504">
      <w:bodyDiv w:val="1"/>
      <w:marLeft w:val="0"/>
      <w:marRight w:val="0"/>
      <w:marTop w:val="0"/>
      <w:marBottom w:val="0"/>
      <w:divBdr>
        <w:top w:val="none" w:sz="0" w:space="0" w:color="auto"/>
        <w:left w:val="none" w:sz="0" w:space="0" w:color="auto"/>
        <w:bottom w:val="none" w:sz="0" w:space="0" w:color="auto"/>
        <w:right w:val="none" w:sz="0" w:space="0" w:color="auto"/>
      </w:divBdr>
    </w:div>
    <w:div w:id="777867107">
      <w:bodyDiv w:val="1"/>
      <w:marLeft w:val="0"/>
      <w:marRight w:val="0"/>
      <w:marTop w:val="0"/>
      <w:marBottom w:val="0"/>
      <w:divBdr>
        <w:top w:val="none" w:sz="0" w:space="0" w:color="auto"/>
        <w:left w:val="none" w:sz="0" w:space="0" w:color="auto"/>
        <w:bottom w:val="none" w:sz="0" w:space="0" w:color="auto"/>
        <w:right w:val="none" w:sz="0" w:space="0" w:color="auto"/>
      </w:divBdr>
    </w:div>
    <w:div w:id="778568511">
      <w:bodyDiv w:val="1"/>
      <w:marLeft w:val="0"/>
      <w:marRight w:val="0"/>
      <w:marTop w:val="0"/>
      <w:marBottom w:val="0"/>
      <w:divBdr>
        <w:top w:val="none" w:sz="0" w:space="0" w:color="auto"/>
        <w:left w:val="none" w:sz="0" w:space="0" w:color="auto"/>
        <w:bottom w:val="none" w:sz="0" w:space="0" w:color="auto"/>
        <w:right w:val="none" w:sz="0" w:space="0" w:color="auto"/>
      </w:divBdr>
    </w:div>
    <w:div w:id="786197413">
      <w:bodyDiv w:val="1"/>
      <w:marLeft w:val="0"/>
      <w:marRight w:val="0"/>
      <w:marTop w:val="0"/>
      <w:marBottom w:val="0"/>
      <w:divBdr>
        <w:top w:val="none" w:sz="0" w:space="0" w:color="auto"/>
        <w:left w:val="none" w:sz="0" w:space="0" w:color="auto"/>
        <w:bottom w:val="none" w:sz="0" w:space="0" w:color="auto"/>
        <w:right w:val="none" w:sz="0" w:space="0" w:color="auto"/>
      </w:divBdr>
    </w:div>
    <w:div w:id="789477546">
      <w:bodyDiv w:val="1"/>
      <w:marLeft w:val="0"/>
      <w:marRight w:val="0"/>
      <w:marTop w:val="0"/>
      <w:marBottom w:val="0"/>
      <w:divBdr>
        <w:top w:val="none" w:sz="0" w:space="0" w:color="auto"/>
        <w:left w:val="none" w:sz="0" w:space="0" w:color="auto"/>
        <w:bottom w:val="none" w:sz="0" w:space="0" w:color="auto"/>
        <w:right w:val="none" w:sz="0" w:space="0" w:color="auto"/>
      </w:divBdr>
    </w:div>
    <w:div w:id="794370755">
      <w:bodyDiv w:val="1"/>
      <w:marLeft w:val="0"/>
      <w:marRight w:val="0"/>
      <w:marTop w:val="0"/>
      <w:marBottom w:val="0"/>
      <w:divBdr>
        <w:top w:val="none" w:sz="0" w:space="0" w:color="auto"/>
        <w:left w:val="none" w:sz="0" w:space="0" w:color="auto"/>
        <w:bottom w:val="none" w:sz="0" w:space="0" w:color="auto"/>
        <w:right w:val="none" w:sz="0" w:space="0" w:color="auto"/>
      </w:divBdr>
    </w:div>
    <w:div w:id="803280770">
      <w:bodyDiv w:val="1"/>
      <w:marLeft w:val="0"/>
      <w:marRight w:val="0"/>
      <w:marTop w:val="0"/>
      <w:marBottom w:val="0"/>
      <w:divBdr>
        <w:top w:val="none" w:sz="0" w:space="0" w:color="auto"/>
        <w:left w:val="none" w:sz="0" w:space="0" w:color="auto"/>
        <w:bottom w:val="none" w:sz="0" w:space="0" w:color="auto"/>
        <w:right w:val="none" w:sz="0" w:space="0" w:color="auto"/>
      </w:divBdr>
    </w:div>
    <w:div w:id="804354664">
      <w:bodyDiv w:val="1"/>
      <w:marLeft w:val="0"/>
      <w:marRight w:val="0"/>
      <w:marTop w:val="0"/>
      <w:marBottom w:val="0"/>
      <w:divBdr>
        <w:top w:val="none" w:sz="0" w:space="0" w:color="auto"/>
        <w:left w:val="none" w:sz="0" w:space="0" w:color="auto"/>
        <w:bottom w:val="none" w:sz="0" w:space="0" w:color="auto"/>
        <w:right w:val="none" w:sz="0" w:space="0" w:color="auto"/>
      </w:divBdr>
    </w:div>
    <w:div w:id="805313609">
      <w:bodyDiv w:val="1"/>
      <w:marLeft w:val="0"/>
      <w:marRight w:val="0"/>
      <w:marTop w:val="0"/>
      <w:marBottom w:val="0"/>
      <w:divBdr>
        <w:top w:val="none" w:sz="0" w:space="0" w:color="auto"/>
        <w:left w:val="none" w:sz="0" w:space="0" w:color="auto"/>
        <w:bottom w:val="none" w:sz="0" w:space="0" w:color="auto"/>
        <w:right w:val="none" w:sz="0" w:space="0" w:color="auto"/>
      </w:divBdr>
    </w:div>
    <w:div w:id="808935245">
      <w:bodyDiv w:val="1"/>
      <w:marLeft w:val="0"/>
      <w:marRight w:val="0"/>
      <w:marTop w:val="0"/>
      <w:marBottom w:val="0"/>
      <w:divBdr>
        <w:top w:val="none" w:sz="0" w:space="0" w:color="auto"/>
        <w:left w:val="none" w:sz="0" w:space="0" w:color="auto"/>
        <w:bottom w:val="none" w:sz="0" w:space="0" w:color="auto"/>
        <w:right w:val="none" w:sz="0" w:space="0" w:color="auto"/>
      </w:divBdr>
    </w:div>
    <w:div w:id="812404551">
      <w:bodyDiv w:val="1"/>
      <w:marLeft w:val="0"/>
      <w:marRight w:val="0"/>
      <w:marTop w:val="0"/>
      <w:marBottom w:val="0"/>
      <w:divBdr>
        <w:top w:val="none" w:sz="0" w:space="0" w:color="auto"/>
        <w:left w:val="none" w:sz="0" w:space="0" w:color="auto"/>
        <w:bottom w:val="none" w:sz="0" w:space="0" w:color="auto"/>
        <w:right w:val="none" w:sz="0" w:space="0" w:color="auto"/>
      </w:divBdr>
    </w:div>
    <w:div w:id="812867833">
      <w:bodyDiv w:val="1"/>
      <w:marLeft w:val="0"/>
      <w:marRight w:val="0"/>
      <w:marTop w:val="0"/>
      <w:marBottom w:val="0"/>
      <w:divBdr>
        <w:top w:val="none" w:sz="0" w:space="0" w:color="auto"/>
        <w:left w:val="none" w:sz="0" w:space="0" w:color="auto"/>
        <w:bottom w:val="none" w:sz="0" w:space="0" w:color="auto"/>
        <w:right w:val="none" w:sz="0" w:space="0" w:color="auto"/>
      </w:divBdr>
    </w:div>
    <w:div w:id="816267316">
      <w:bodyDiv w:val="1"/>
      <w:marLeft w:val="0"/>
      <w:marRight w:val="0"/>
      <w:marTop w:val="0"/>
      <w:marBottom w:val="0"/>
      <w:divBdr>
        <w:top w:val="none" w:sz="0" w:space="0" w:color="auto"/>
        <w:left w:val="none" w:sz="0" w:space="0" w:color="auto"/>
        <w:bottom w:val="none" w:sz="0" w:space="0" w:color="auto"/>
        <w:right w:val="none" w:sz="0" w:space="0" w:color="auto"/>
      </w:divBdr>
    </w:div>
    <w:div w:id="819466085">
      <w:bodyDiv w:val="1"/>
      <w:marLeft w:val="0"/>
      <w:marRight w:val="0"/>
      <w:marTop w:val="0"/>
      <w:marBottom w:val="0"/>
      <w:divBdr>
        <w:top w:val="none" w:sz="0" w:space="0" w:color="auto"/>
        <w:left w:val="none" w:sz="0" w:space="0" w:color="auto"/>
        <w:bottom w:val="none" w:sz="0" w:space="0" w:color="auto"/>
        <w:right w:val="none" w:sz="0" w:space="0" w:color="auto"/>
      </w:divBdr>
    </w:div>
    <w:div w:id="822427539">
      <w:bodyDiv w:val="1"/>
      <w:marLeft w:val="0"/>
      <w:marRight w:val="0"/>
      <w:marTop w:val="0"/>
      <w:marBottom w:val="0"/>
      <w:divBdr>
        <w:top w:val="none" w:sz="0" w:space="0" w:color="auto"/>
        <w:left w:val="none" w:sz="0" w:space="0" w:color="auto"/>
        <w:bottom w:val="none" w:sz="0" w:space="0" w:color="auto"/>
        <w:right w:val="none" w:sz="0" w:space="0" w:color="auto"/>
      </w:divBdr>
    </w:div>
    <w:div w:id="828178639">
      <w:bodyDiv w:val="1"/>
      <w:marLeft w:val="0"/>
      <w:marRight w:val="0"/>
      <w:marTop w:val="0"/>
      <w:marBottom w:val="0"/>
      <w:divBdr>
        <w:top w:val="none" w:sz="0" w:space="0" w:color="auto"/>
        <w:left w:val="none" w:sz="0" w:space="0" w:color="auto"/>
        <w:bottom w:val="none" w:sz="0" w:space="0" w:color="auto"/>
        <w:right w:val="none" w:sz="0" w:space="0" w:color="auto"/>
      </w:divBdr>
    </w:div>
    <w:div w:id="828903614">
      <w:bodyDiv w:val="1"/>
      <w:marLeft w:val="0"/>
      <w:marRight w:val="0"/>
      <w:marTop w:val="0"/>
      <w:marBottom w:val="0"/>
      <w:divBdr>
        <w:top w:val="none" w:sz="0" w:space="0" w:color="auto"/>
        <w:left w:val="none" w:sz="0" w:space="0" w:color="auto"/>
        <w:bottom w:val="none" w:sz="0" w:space="0" w:color="auto"/>
        <w:right w:val="none" w:sz="0" w:space="0" w:color="auto"/>
      </w:divBdr>
    </w:div>
    <w:div w:id="831022368">
      <w:bodyDiv w:val="1"/>
      <w:marLeft w:val="0"/>
      <w:marRight w:val="0"/>
      <w:marTop w:val="0"/>
      <w:marBottom w:val="0"/>
      <w:divBdr>
        <w:top w:val="none" w:sz="0" w:space="0" w:color="auto"/>
        <w:left w:val="none" w:sz="0" w:space="0" w:color="auto"/>
        <w:bottom w:val="none" w:sz="0" w:space="0" w:color="auto"/>
        <w:right w:val="none" w:sz="0" w:space="0" w:color="auto"/>
      </w:divBdr>
    </w:div>
    <w:div w:id="834995926">
      <w:bodyDiv w:val="1"/>
      <w:marLeft w:val="0"/>
      <w:marRight w:val="0"/>
      <w:marTop w:val="0"/>
      <w:marBottom w:val="0"/>
      <w:divBdr>
        <w:top w:val="none" w:sz="0" w:space="0" w:color="auto"/>
        <w:left w:val="none" w:sz="0" w:space="0" w:color="auto"/>
        <w:bottom w:val="none" w:sz="0" w:space="0" w:color="auto"/>
        <w:right w:val="none" w:sz="0" w:space="0" w:color="auto"/>
      </w:divBdr>
    </w:div>
    <w:div w:id="836730703">
      <w:bodyDiv w:val="1"/>
      <w:marLeft w:val="0"/>
      <w:marRight w:val="0"/>
      <w:marTop w:val="0"/>
      <w:marBottom w:val="0"/>
      <w:divBdr>
        <w:top w:val="none" w:sz="0" w:space="0" w:color="auto"/>
        <w:left w:val="none" w:sz="0" w:space="0" w:color="auto"/>
        <w:bottom w:val="none" w:sz="0" w:space="0" w:color="auto"/>
        <w:right w:val="none" w:sz="0" w:space="0" w:color="auto"/>
      </w:divBdr>
    </w:div>
    <w:div w:id="838809034">
      <w:bodyDiv w:val="1"/>
      <w:marLeft w:val="0"/>
      <w:marRight w:val="0"/>
      <w:marTop w:val="0"/>
      <w:marBottom w:val="0"/>
      <w:divBdr>
        <w:top w:val="none" w:sz="0" w:space="0" w:color="auto"/>
        <w:left w:val="none" w:sz="0" w:space="0" w:color="auto"/>
        <w:bottom w:val="none" w:sz="0" w:space="0" w:color="auto"/>
        <w:right w:val="none" w:sz="0" w:space="0" w:color="auto"/>
      </w:divBdr>
    </w:div>
    <w:div w:id="840319441">
      <w:bodyDiv w:val="1"/>
      <w:marLeft w:val="0"/>
      <w:marRight w:val="0"/>
      <w:marTop w:val="0"/>
      <w:marBottom w:val="0"/>
      <w:divBdr>
        <w:top w:val="none" w:sz="0" w:space="0" w:color="auto"/>
        <w:left w:val="none" w:sz="0" w:space="0" w:color="auto"/>
        <w:bottom w:val="none" w:sz="0" w:space="0" w:color="auto"/>
        <w:right w:val="none" w:sz="0" w:space="0" w:color="auto"/>
      </w:divBdr>
    </w:div>
    <w:div w:id="840662242">
      <w:bodyDiv w:val="1"/>
      <w:marLeft w:val="0"/>
      <w:marRight w:val="0"/>
      <w:marTop w:val="0"/>
      <w:marBottom w:val="0"/>
      <w:divBdr>
        <w:top w:val="none" w:sz="0" w:space="0" w:color="auto"/>
        <w:left w:val="none" w:sz="0" w:space="0" w:color="auto"/>
        <w:bottom w:val="none" w:sz="0" w:space="0" w:color="auto"/>
        <w:right w:val="none" w:sz="0" w:space="0" w:color="auto"/>
      </w:divBdr>
    </w:div>
    <w:div w:id="843671303">
      <w:bodyDiv w:val="1"/>
      <w:marLeft w:val="0"/>
      <w:marRight w:val="0"/>
      <w:marTop w:val="0"/>
      <w:marBottom w:val="0"/>
      <w:divBdr>
        <w:top w:val="none" w:sz="0" w:space="0" w:color="auto"/>
        <w:left w:val="none" w:sz="0" w:space="0" w:color="auto"/>
        <w:bottom w:val="none" w:sz="0" w:space="0" w:color="auto"/>
        <w:right w:val="none" w:sz="0" w:space="0" w:color="auto"/>
      </w:divBdr>
    </w:div>
    <w:div w:id="844397108">
      <w:bodyDiv w:val="1"/>
      <w:marLeft w:val="0"/>
      <w:marRight w:val="0"/>
      <w:marTop w:val="0"/>
      <w:marBottom w:val="0"/>
      <w:divBdr>
        <w:top w:val="none" w:sz="0" w:space="0" w:color="auto"/>
        <w:left w:val="none" w:sz="0" w:space="0" w:color="auto"/>
        <w:bottom w:val="none" w:sz="0" w:space="0" w:color="auto"/>
        <w:right w:val="none" w:sz="0" w:space="0" w:color="auto"/>
      </w:divBdr>
    </w:div>
    <w:div w:id="845176118">
      <w:bodyDiv w:val="1"/>
      <w:marLeft w:val="0"/>
      <w:marRight w:val="0"/>
      <w:marTop w:val="0"/>
      <w:marBottom w:val="0"/>
      <w:divBdr>
        <w:top w:val="none" w:sz="0" w:space="0" w:color="auto"/>
        <w:left w:val="none" w:sz="0" w:space="0" w:color="auto"/>
        <w:bottom w:val="none" w:sz="0" w:space="0" w:color="auto"/>
        <w:right w:val="none" w:sz="0" w:space="0" w:color="auto"/>
      </w:divBdr>
    </w:div>
    <w:div w:id="847259265">
      <w:bodyDiv w:val="1"/>
      <w:marLeft w:val="0"/>
      <w:marRight w:val="0"/>
      <w:marTop w:val="0"/>
      <w:marBottom w:val="0"/>
      <w:divBdr>
        <w:top w:val="none" w:sz="0" w:space="0" w:color="auto"/>
        <w:left w:val="none" w:sz="0" w:space="0" w:color="auto"/>
        <w:bottom w:val="none" w:sz="0" w:space="0" w:color="auto"/>
        <w:right w:val="none" w:sz="0" w:space="0" w:color="auto"/>
      </w:divBdr>
    </w:div>
    <w:div w:id="850215680">
      <w:bodyDiv w:val="1"/>
      <w:marLeft w:val="0"/>
      <w:marRight w:val="0"/>
      <w:marTop w:val="0"/>
      <w:marBottom w:val="0"/>
      <w:divBdr>
        <w:top w:val="none" w:sz="0" w:space="0" w:color="auto"/>
        <w:left w:val="none" w:sz="0" w:space="0" w:color="auto"/>
        <w:bottom w:val="none" w:sz="0" w:space="0" w:color="auto"/>
        <w:right w:val="none" w:sz="0" w:space="0" w:color="auto"/>
      </w:divBdr>
    </w:div>
    <w:div w:id="851800049">
      <w:bodyDiv w:val="1"/>
      <w:marLeft w:val="0"/>
      <w:marRight w:val="0"/>
      <w:marTop w:val="0"/>
      <w:marBottom w:val="0"/>
      <w:divBdr>
        <w:top w:val="none" w:sz="0" w:space="0" w:color="auto"/>
        <w:left w:val="none" w:sz="0" w:space="0" w:color="auto"/>
        <w:bottom w:val="none" w:sz="0" w:space="0" w:color="auto"/>
        <w:right w:val="none" w:sz="0" w:space="0" w:color="auto"/>
      </w:divBdr>
    </w:div>
    <w:div w:id="854877545">
      <w:bodyDiv w:val="1"/>
      <w:marLeft w:val="0"/>
      <w:marRight w:val="0"/>
      <w:marTop w:val="0"/>
      <w:marBottom w:val="0"/>
      <w:divBdr>
        <w:top w:val="none" w:sz="0" w:space="0" w:color="auto"/>
        <w:left w:val="none" w:sz="0" w:space="0" w:color="auto"/>
        <w:bottom w:val="none" w:sz="0" w:space="0" w:color="auto"/>
        <w:right w:val="none" w:sz="0" w:space="0" w:color="auto"/>
      </w:divBdr>
    </w:div>
    <w:div w:id="859046544">
      <w:bodyDiv w:val="1"/>
      <w:marLeft w:val="0"/>
      <w:marRight w:val="0"/>
      <w:marTop w:val="0"/>
      <w:marBottom w:val="0"/>
      <w:divBdr>
        <w:top w:val="none" w:sz="0" w:space="0" w:color="auto"/>
        <w:left w:val="none" w:sz="0" w:space="0" w:color="auto"/>
        <w:bottom w:val="none" w:sz="0" w:space="0" w:color="auto"/>
        <w:right w:val="none" w:sz="0" w:space="0" w:color="auto"/>
      </w:divBdr>
    </w:div>
    <w:div w:id="860633780">
      <w:bodyDiv w:val="1"/>
      <w:marLeft w:val="0"/>
      <w:marRight w:val="0"/>
      <w:marTop w:val="0"/>
      <w:marBottom w:val="0"/>
      <w:divBdr>
        <w:top w:val="none" w:sz="0" w:space="0" w:color="auto"/>
        <w:left w:val="none" w:sz="0" w:space="0" w:color="auto"/>
        <w:bottom w:val="none" w:sz="0" w:space="0" w:color="auto"/>
        <w:right w:val="none" w:sz="0" w:space="0" w:color="auto"/>
      </w:divBdr>
    </w:div>
    <w:div w:id="861437591">
      <w:bodyDiv w:val="1"/>
      <w:marLeft w:val="0"/>
      <w:marRight w:val="0"/>
      <w:marTop w:val="0"/>
      <w:marBottom w:val="0"/>
      <w:divBdr>
        <w:top w:val="none" w:sz="0" w:space="0" w:color="auto"/>
        <w:left w:val="none" w:sz="0" w:space="0" w:color="auto"/>
        <w:bottom w:val="none" w:sz="0" w:space="0" w:color="auto"/>
        <w:right w:val="none" w:sz="0" w:space="0" w:color="auto"/>
      </w:divBdr>
    </w:div>
    <w:div w:id="864709866">
      <w:bodyDiv w:val="1"/>
      <w:marLeft w:val="0"/>
      <w:marRight w:val="0"/>
      <w:marTop w:val="0"/>
      <w:marBottom w:val="0"/>
      <w:divBdr>
        <w:top w:val="none" w:sz="0" w:space="0" w:color="auto"/>
        <w:left w:val="none" w:sz="0" w:space="0" w:color="auto"/>
        <w:bottom w:val="none" w:sz="0" w:space="0" w:color="auto"/>
        <w:right w:val="none" w:sz="0" w:space="0" w:color="auto"/>
      </w:divBdr>
    </w:div>
    <w:div w:id="864713570">
      <w:bodyDiv w:val="1"/>
      <w:marLeft w:val="0"/>
      <w:marRight w:val="0"/>
      <w:marTop w:val="0"/>
      <w:marBottom w:val="0"/>
      <w:divBdr>
        <w:top w:val="none" w:sz="0" w:space="0" w:color="auto"/>
        <w:left w:val="none" w:sz="0" w:space="0" w:color="auto"/>
        <w:bottom w:val="none" w:sz="0" w:space="0" w:color="auto"/>
        <w:right w:val="none" w:sz="0" w:space="0" w:color="auto"/>
      </w:divBdr>
    </w:div>
    <w:div w:id="868179005">
      <w:bodyDiv w:val="1"/>
      <w:marLeft w:val="0"/>
      <w:marRight w:val="0"/>
      <w:marTop w:val="0"/>
      <w:marBottom w:val="0"/>
      <w:divBdr>
        <w:top w:val="none" w:sz="0" w:space="0" w:color="auto"/>
        <w:left w:val="none" w:sz="0" w:space="0" w:color="auto"/>
        <w:bottom w:val="none" w:sz="0" w:space="0" w:color="auto"/>
        <w:right w:val="none" w:sz="0" w:space="0" w:color="auto"/>
      </w:divBdr>
    </w:div>
    <w:div w:id="869993855">
      <w:bodyDiv w:val="1"/>
      <w:marLeft w:val="0"/>
      <w:marRight w:val="0"/>
      <w:marTop w:val="0"/>
      <w:marBottom w:val="0"/>
      <w:divBdr>
        <w:top w:val="none" w:sz="0" w:space="0" w:color="auto"/>
        <w:left w:val="none" w:sz="0" w:space="0" w:color="auto"/>
        <w:bottom w:val="none" w:sz="0" w:space="0" w:color="auto"/>
        <w:right w:val="none" w:sz="0" w:space="0" w:color="auto"/>
      </w:divBdr>
    </w:div>
    <w:div w:id="872304118">
      <w:bodyDiv w:val="1"/>
      <w:marLeft w:val="0"/>
      <w:marRight w:val="0"/>
      <w:marTop w:val="0"/>
      <w:marBottom w:val="0"/>
      <w:divBdr>
        <w:top w:val="none" w:sz="0" w:space="0" w:color="auto"/>
        <w:left w:val="none" w:sz="0" w:space="0" w:color="auto"/>
        <w:bottom w:val="none" w:sz="0" w:space="0" w:color="auto"/>
        <w:right w:val="none" w:sz="0" w:space="0" w:color="auto"/>
      </w:divBdr>
      <w:divsChild>
        <w:div w:id="1453747787">
          <w:marLeft w:val="480"/>
          <w:marRight w:val="0"/>
          <w:marTop w:val="0"/>
          <w:marBottom w:val="0"/>
          <w:divBdr>
            <w:top w:val="none" w:sz="0" w:space="0" w:color="auto"/>
            <w:left w:val="none" w:sz="0" w:space="0" w:color="auto"/>
            <w:bottom w:val="none" w:sz="0" w:space="0" w:color="auto"/>
            <w:right w:val="none" w:sz="0" w:space="0" w:color="auto"/>
          </w:divBdr>
        </w:div>
        <w:div w:id="1312367651">
          <w:marLeft w:val="480"/>
          <w:marRight w:val="0"/>
          <w:marTop w:val="0"/>
          <w:marBottom w:val="0"/>
          <w:divBdr>
            <w:top w:val="none" w:sz="0" w:space="0" w:color="auto"/>
            <w:left w:val="none" w:sz="0" w:space="0" w:color="auto"/>
            <w:bottom w:val="none" w:sz="0" w:space="0" w:color="auto"/>
            <w:right w:val="none" w:sz="0" w:space="0" w:color="auto"/>
          </w:divBdr>
        </w:div>
        <w:div w:id="1738817777">
          <w:marLeft w:val="480"/>
          <w:marRight w:val="0"/>
          <w:marTop w:val="0"/>
          <w:marBottom w:val="0"/>
          <w:divBdr>
            <w:top w:val="none" w:sz="0" w:space="0" w:color="auto"/>
            <w:left w:val="none" w:sz="0" w:space="0" w:color="auto"/>
            <w:bottom w:val="none" w:sz="0" w:space="0" w:color="auto"/>
            <w:right w:val="none" w:sz="0" w:space="0" w:color="auto"/>
          </w:divBdr>
        </w:div>
        <w:div w:id="1752893505">
          <w:marLeft w:val="480"/>
          <w:marRight w:val="0"/>
          <w:marTop w:val="0"/>
          <w:marBottom w:val="0"/>
          <w:divBdr>
            <w:top w:val="none" w:sz="0" w:space="0" w:color="auto"/>
            <w:left w:val="none" w:sz="0" w:space="0" w:color="auto"/>
            <w:bottom w:val="none" w:sz="0" w:space="0" w:color="auto"/>
            <w:right w:val="none" w:sz="0" w:space="0" w:color="auto"/>
          </w:divBdr>
        </w:div>
        <w:div w:id="742263406">
          <w:marLeft w:val="480"/>
          <w:marRight w:val="0"/>
          <w:marTop w:val="0"/>
          <w:marBottom w:val="0"/>
          <w:divBdr>
            <w:top w:val="none" w:sz="0" w:space="0" w:color="auto"/>
            <w:left w:val="none" w:sz="0" w:space="0" w:color="auto"/>
            <w:bottom w:val="none" w:sz="0" w:space="0" w:color="auto"/>
            <w:right w:val="none" w:sz="0" w:space="0" w:color="auto"/>
          </w:divBdr>
        </w:div>
        <w:div w:id="411588240">
          <w:marLeft w:val="480"/>
          <w:marRight w:val="0"/>
          <w:marTop w:val="0"/>
          <w:marBottom w:val="0"/>
          <w:divBdr>
            <w:top w:val="none" w:sz="0" w:space="0" w:color="auto"/>
            <w:left w:val="none" w:sz="0" w:space="0" w:color="auto"/>
            <w:bottom w:val="none" w:sz="0" w:space="0" w:color="auto"/>
            <w:right w:val="none" w:sz="0" w:space="0" w:color="auto"/>
          </w:divBdr>
        </w:div>
        <w:div w:id="2062896568">
          <w:marLeft w:val="480"/>
          <w:marRight w:val="0"/>
          <w:marTop w:val="0"/>
          <w:marBottom w:val="0"/>
          <w:divBdr>
            <w:top w:val="none" w:sz="0" w:space="0" w:color="auto"/>
            <w:left w:val="none" w:sz="0" w:space="0" w:color="auto"/>
            <w:bottom w:val="none" w:sz="0" w:space="0" w:color="auto"/>
            <w:right w:val="none" w:sz="0" w:space="0" w:color="auto"/>
          </w:divBdr>
        </w:div>
        <w:div w:id="427115062">
          <w:marLeft w:val="480"/>
          <w:marRight w:val="0"/>
          <w:marTop w:val="0"/>
          <w:marBottom w:val="0"/>
          <w:divBdr>
            <w:top w:val="none" w:sz="0" w:space="0" w:color="auto"/>
            <w:left w:val="none" w:sz="0" w:space="0" w:color="auto"/>
            <w:bottom w:val="none" w:sz="0" w:space="0" w:color="auto"/>
            <w:right w:val="none" w:sz="0" w:space="0" w:color="auto"/>
          </w:divBdr>
        </w:div>
        <w:div w:id="493490349">
          <w:marLeft w:val="480"/>
          <w:marRight w:val="0"/>
          <w:marTop w:val="0"/>
          <w:marBottom w:val="0"/>
          <w:divBdr>
            <w:top w:val="none" w:sz="0" w:space="0" w:color="auto"/>
            <w:left w:val="none" w:sz="0" w:space="0" w:color="auto"/>
            <w:bottom w:val="none" w:sz="0" w:space="0" w:color="auto"/>
            <w:right w:val="none" w:sz="0" w:space="0" w:color="auto"/>
          </w:divBdr>
        </w:div>
        <w:div w:id="1422793867">
          <w:marLeft w:val="480"/>
          <w:marRight w:val="0"/>
          <w:marTop w:val="0"/>
          <w:marBottom w:val="0"/>
          <w:divBdr>
            <w:top w:val="none" w:sz="0" w:space="0" w:color="auto"/>
            <w:left w:val="none" w:sz="0" w:space="0" w:color="auto"/>
            <w:bottom w:val="none" w:sz="0" w:space="0" w:color="auto"/>
            <w:right w:val="none" w:sz="0" w:space="0" w:color="auto"/>
          </w:divBdr>
        </w:div>
        <w:div w:id="283195919">
          <w:marLeft w:val="480"/>
          <w:marRight w:val="0"/>
          <w:marTop w:val="0"/>
          <w:marBottom w:val="0"/>
          <w:divBdr>
            <w:top w:val="none" w:sz="0" w:space="0" w:color="auto"/>
            <w:left w:val="none" w:sz="0" w:space="0" w:color="auto"/>
            <w:bottom w:val="none" w:sz="0" w:space="0" w:color="auto"/>
            <w:right w:val="none" w:sz="0" w:space="0" w:color="auto"/>
          </w:divBdr>
        </w:div>
        <w:div w:id="1504398545">
          <w:marLeft w:val="480"/>
          <w:marRight w:val="0"/>
          <w:marTop w:val="0"/>
          <w:marBottom w:val="0"/>
          <w:divBdr>
            <w:top w:val="none" w:sz="0" w:space="0" w:color="auto"/>
            <w:left w:val="none" w:sz="0" w:space="0" w:color="auto"/>
            <w:bottom w:val="none" w:sz="0" w:space="0" w:color="auto"/>
            <w:right w:val="none" w:sz="0" w:space="0" w:color="auto"/>
          </w:divBdr>
        </w:div>
        <w:div w:id="91318109">
          <w:marLeft w:val="480"/>
          <w:marRight w:val="0"/>
          <w:marTop w:val="0"/>
          <w:marBottom w:val="0"/>
          <w:divBdr>
            <w:top w:val="none" w:sz="0" w:space="0" w:color="auto"/>
            <w:left w:val="none" w:sz="0" w:space="0" w:color="auto"/>
            <w:bottom w:val="none" w:sz="0" w:space="0" w:color="auto"/>
            <w:right w:val="none" w:sz="0" w:space="0" w:color="auto"/>
          </w:divBdr>
        </w:div>
        <w:div w:id="1871990879">
          <w:marLeft w:val="480"/>
          <w:marRight w:val="0"/>
          <w:marTop w:val="0"/>
          <w:marBottom w:val="0"/>
          <w:divBdr>
            <w:top w:val="none" w:sz="0" w:space="0" w:color="auto"/>
            <w:left w:val="none" w:sz="0" w:space="0" w:color="auto"/>
            <w:bottom w:val="none" w:sz="0" w:space="0" w:color="auto"/>
            <w:right w:val="none" w:sz="0" w:space="0" w:color="auto"/>
          </w:divBdr>
        </w:div>
        <w:div w:id="1604149436">
          <w:marLeft w:val="480"/>
          <w:marRight w:val="0"/>
          <w:marTop w:val="0"/>
          <w:marBottom w:val="0"/>
          <w:divBdr>
            <w:top w:val="none" w:sz="0" w:space="0" w:color="auto"/>
            <w:left w:val="none" w:sz="0" w:space="0" w:color="auto"/>
            <w:bottom w:val="none" w:sz="0" w:space="0" w:color="auto"/>
            <w:right w:val="none" w:sz="0" w:space="0" w:color="auto"/>
          </w:divBdr>
        </w:div>
      </w:divsChild>
    </w:div>
    <w:div w:id="874539211">
      <w:bodyDiv w:val="1"/>
      <w:marLeft w:val="0"/>
      <w:marRight w:val="0"/>
      <w:marTop w:val="0"/>
      <w:marBottom w:val="0"/>
      <w:divBdr>
        <w:top w:val="none" w:sz="0" w:space="0" w:color="auto"/>
        <w:left w:val="none" w:sz="0" w:space="0" w:color="auto"/>
        <w:bottom w:val="none" w:sz="0" w:space="0" w:color="auto"/>
        <w:right w:val="none" w:sz="0" w:space="0" w:color="auto"/>
      </w:divBdr>
    </w:div>
    <w:div w:id="875847407">
      <w:bodyDiv w:val="1"/>
      <w:marLeft w:val="0"/>
      <w:marRight w:val="0"/>
      <w:marTop w:val="0"/>
      <w:marBottom w:val="0"/>
      <w:divBdr>
        <w:top w:val="none" w:sz="0" w:space="0" w:color="auto"/>
        <w:left w:val="none" w:sz="0" w:space="0" w:color="auto"/>
        <w:bottom w:val="none" w:sz="0" w:space="0" w:color="auto"/>
        <w:right w:val="none" w:sz="0" w:space="0" w:color="auto"/>
      </w:divBdr>
    </w:div>
    <w:div w:id="880442491">
      <w:bodyDiv w:val="1"/>
      <w:marLeft w:val="0"/>
      <w:marRight w:val="0"/>
      <w:marTop w:val="0"/>
      <w:marBottom w:val="0"/>
      <w:divBdr>
        <w:top w:val="none" w:sz="0" w:space="0" w:color="auto"/>
        <w:left w:val="none" w:sz="0" w:space="0" w:color="auto"/>
        <w:bottom w:val="none" w:sz="0" w:space="0" w:color="auto"/>
        <w:right w:val="none" w:sz="0" w:space="0" w:color="auto"/>
      </w:divBdr>
    </w:div>
    <w:div w:id="881209967">
      <w:bodyDiv w:val="1"/>
      <w:marLeft w:val="0"/>
      <w:marRight w:val="0"/>
      <w:marTop w:val="0"/>
      <w:marBottom w:val="0"/>
      <w:divBdr>
        <w:top w:val="none" w:sz="0" w:space="0" w:color="auto"/>
        <w:left w:val="none" w:sz="0" w:space="0" w:color="auto"/>
        <w:bottom w:val="none" w:sz="0" w:space="0" w:color="auto"/>
        <w:right w:val="none" w:sz="0" w:space="0" w:color="auto"/>
      </w:divBdr>
      <w:divsChild>
        <w:div w:id="1402215508">
          <w:marLeft w:val="480"/>
          <w:marRight w:val="0"/>
          <w:marTop w:val="0"/>
          <w:marBottom w:val="0"/>
          <w:divBdr>
            <w:top w:val="none" w:sz="0" w:space="0" w:color="auto"/>
            <w:left w:val="none" w:sz="0" w:space="0" w:color="auto"/>
            <w:bottom w:val="none" w:sz="0" w:space="0" w:color="auto"/>
            <w:right w:val="none" w:sz="0" w:space="0" w:color="auto"/>
          </w:divBdr>
        </w:div>
        <w:div w:id="1187477989">
          <w:marLeft w:val="480"/>
          <w:marRight w:val="0"/>
          <w:marTop w:val="0"/>
          <w:marBottom w:val="0"/>
          <w:divBdr>
            <w:top w:val="none" w:sz="0" w:space="0" w:color="auto"/>
            <w:left w:val="none" w:sz="0" w:space="0" w:color="auto"/>
            <w:bottom w:val="none" w:sz="0" w:space="0" w:color="auto"/>
            <w:right w:val="none" w:sz="0" w:space="0" w:color="auto"/>
          </w:divBdr>
        </w:div>
        <w:div w:id="2078697749">
          <w:marLeft w:val="480"/>
          <w:marRight w:val="0"/>
          <w:marTop w:val="0"/>
          <w:marBottom w:val="0"/>
          <w:divBdr>
            <w:top w:val="none" w:sz="0" w:space="0" w:color="auto"/>
            <w:left w:val="none" w:sz="0" w:space="0" w:color="auto"/>
            <w:bottom w:val="none" w:sz="0" w:space="0" w:color="auto"/>
            <w:right w:val="none" w:sz="0" w:space="0" w:color="auto"/>
          </w:divBdr>
        </w:div>
        <w:div w:id="1960064229">
          <w:marLeft w:val="480"/>
          <w:marRight w:val="0"/>
          <w:marTop w:val="0"/>
          <w:marBottom w:val="0"/>
          <w:divBdr>
            <w:top w:val="none" w:sz="0" w:space="0" w:color="auto"/>
            <w:left w:val="none" w:sz="0" w:space="0" w:color="auto"/>
            <w:bottom w:val="none" w:sz="0" w:space="0" w:color="auto"/>
            <w:right w:val="none" w:sz="0" w:space="0" w:color="auto"/>
          </w:divBdr>
        </w:div>
        <w:div w:id="1189299660">
          <w:marLeft w:val="480"/>
          <w:marRight w:val="0"/>
          <w:marTop w:val="0"/>
          <w:marBottom w:val="0"/>
          <w:divBdr>
            <w:top w:val="none" w:sz="0" w:space="0" w:color="auto"/>
            <w:left w:val="none" w:sz="0" w:space="0" w:color="auto"/>
            <w:bottom w:val="none" w:sz="0" w:space="0" w:color="auto"/>
            <w:right w:val="none" w:sz="0" w:space="0" w:color="auto"/>
          </w:divBdr>
        </w:div>
        <w:div w:id="1261331856">
          <w:marLeft w:val="480"/>
          <w:marRight w:val="0"/>
          <w:marTop w:val="0"/>
          <w:marBottom w:val="0"/>
          <w:divBdr>
            <w:top w:val="none" w:sz="0" w:space="0" w:color="auto"/>
            <w:left w:val="none" w:sz="0" w:space="0" w:color="auto"/>
            <w:bottom w:val="none" w:sz="0" w:space="0" w:color="auto"/>
            <w:right w:val="none" w:sz="0" w:space="0" w:color="auto"/>
          </w:divBdr>
        </w:div>
        <w:div w:id="1857845255">
          <w:marLeft w:val="480"/>
          <w:marRight w:val="0"/>
          <w:marTop w:val="0"/>
          <w:marBottom w:val="0"/>
          <w:divBdr>
            <w:top w:val="none" w:sz="0" w:space="0" w:color="auto"/>
            <w:left w:val="none" w:sz="0" w:space="0" w:color="auto"/>
            <w:bottom w:val="none" w:sz="0" w:space="0" w:color="auto"/>
            <w:right w:val="none" w:sz="0" w:space="0" w:color="auto"/>
          </w:divBdr>
        </w:div>
        <w:div w:id="1090083943">
          <w:marLeft w:val="480"/>
          <w:marRight w:val="0"/>
          <w:marTop w:val="0"/>
          <w:marBottom w:val="0"/>
          <w:divBdr>
            <w:top w:val="none" w:sz="0" w:space="0" w:color="auto"/>
            <w:left w:val="none" w:sz="0" w:space="0" w:color="auto"/>
            <w:bottom w:val="none" w:sz="0" w:space="0" w:color="auto"/>
            <w:right w:val="none" w:sz="0" w:space="0" w:color="auto"/>
          </w:divBdr>
        </w:div>
        <w:div w:id="250042317">
          <w:marLeft w:val="480"/>
          <w:marRight w:val="0"/>
          <w:marTop w:val="0"/>
          <w:marBottom w:val="0"/>
          <w:divBdr>
            <w:top w:val="none" w:sz="0" w:space="0" w:color="auto"/>
            <w:left w:val="none" w:sz="0" w:space="0" w:color="auto"/>
            <w:bottom w:val="none" w:sz="0" w:space="0" w:color="auto"/>
            <w:right w:val="none" w:sz="0" w:space="0" w:color="auto"/>
          </w:divBdr>
        </w:div>
        <w:div w:id="1686786164">
          <w:marLeft w:val="480"/>
          <w:marRight w:val="0"/>
          <w:marTop w:val="0"/>
          <w:marBottom w:val="0"/>
          <w:divBdr>
            <w:top w:val="none" w:sz="0" w:space="0" w:color="auto"/>
            <w:left w:val="none" w:sz="0" w:space="0" w:color="auto"/>
            <w:bottom w:val="none" w:sz="0" w:space="0" w:color="auto"/>
            <w:right w:val="none" w:sz="0" w:space="0" w:color="auto"/>
          </w:divBdr>
        </w:div>
        <w:div w:id="430590699">
          <w:marLeft w:val="480"/>
          <w:marRight w:val="0"/>
          <w:marTop w:val="0"/>
          <w:marBottom w:val="0"/>
          <w:divBdr>
            <w:top w:val="none" w:sz="0" w:space="0" w:color="auto"/>
            <w:left w:val="none" w:sz="0" w:space="0" w:color="auto"/>
            <w:bottom w:val="none" w:sz="0" w:space="0" w:color="auto"/>
            <w:right w:val="none" w:sz="0" w:space="0" w:color="auto"/>
          </w:divBdr>
        </w:div>
        <w:div w:id="972907325">
          <w:marLeft w:val="480"/>
          <w:marRight w:val="0"/>
          <w:marTop w:val="0"/>
          <w:marBottom w:val="0"/>
          <w:divBdr>
            <w:top w:val="none" w:sz="0" w:space="0" w:color="auto"/>
            <w:left w:val="none" w:sz="0" w:space="0" w:color="auto"/>
            <w:bottom w:val="none" w:sz="0" w:space="0" w:color="auto"/>
            <w:right w:val="none" w:sz="0" w:space="0" w:color="auto"/>
          </w:divBdr>
        </w:div>
        <w:div w:id="965739960">
          <w:marLeft w:val="480"/>
          <w:marRight w:val="0"/>
          <w:marTop w:val="0"/>
          <w:marBottom w:val="0"/>
          <w:divBdr>
            <w:top w:val="none" w:sz="0" w:space="0" w:color="auto"/>
            <w:left w:val="none" w:sz="0" w:space="0" w:color="auto"/>
            <w:bottom w:val="none" w:sz="0" w:space="0" w:color="auto"/>
            <w:right w:val="none" w:sz="0" w:space="0" w:color="auto"/>
          </w:divBdr>
        </w:div>
        <w:div w:id="2021542307">
          <w:marLeft w:val="480"/>
          <w:marRight w:val="0"/>
          <w:marTop w:val="0"/>
          <w:marBottom w:val="0"/>
          <w:divBdr>
            <w:top w:val="none" w:sz="0" w:space="0" w:color="auto"/>
            <w:left w:val="none" w:sz="0" w:space="0" w:color="auto"/>
            <w:bottom w:val="none" w:sz="0" w:space="0" w:color="auto"/>
            <w:right w:val="none" w:sz="0" w:space="0" w:color="auto"/>
          </w:divBdr>
        </w:div>
        <w:div w:id="555971587">
          <w:marLeft w:val="480"/>
          <w:marRight w:val="0"/>
          <w:marTop w:val="0"/>
          <w:marBottom w:val="0"/>
          <w:divBdr>
            <w:top w:val="none" w:sz="0" w:space="0" w:color="auto"/>
            <w:left w:val="none" w:sz="0" w:space="0" w:color="auto"/>
            <w:bottom w:val="none" w:sz="0" w:space="0" w:color="auto"/>
            <w:right w:val="none" w:sz="0" w:space="0" w:color="auto"/>
          </w:divBdr>
        </w:div>
        <w:div w:id="943391131">
          <w:marLeft w:val="480"/>
          <w:marRight w:val="0"/>
          <w:marTop w:val="0"/>
          <w:marBottom w:val="0"/>
          <w:divBdr>
            <w:top w:val="none" w:sz="0" w:space="0" w:color="auto"/>
            <w:left w:val="none" w:sz="0" w:space="0" w:color="auto"/>
            <w:bottom w:val="none" w:sz="0" w:space="0" w:color="auto"/>
            <w:right w:val="none" w:sz="0" w:space="0" w:color="auto"/>
          </w:divBdr>
        </w:div>
        <w:div w:id="237717485">
          <w:marLeft w:val="480"/>
          <w:marRight w:val="0"/>
          <w:marTop w:val="0"/>
          <w:marBottom w:val="0"/>
          <w:divBdr>
            <w:top w:val="none" w:sz="0" w:space="0" w:color="auto"/>
            <w:left w:val="none" w:sz="0" w:space="0" w:color="auto"/>
            <w:bottom w:val="none" w:sz="0" w:space="0" w:color="auto"/>
            <w:right w:val="none" w:sz="0" w:space="0" w:color="auto"/>
          </w:divBdr>
        </w:div>
        <w:div w:id="1882745731">
          <w:marLeft w:val="480"/>
          <w:marRight w:val="0"/>
          <w:marTop w:val="0"/>
          <w:marBottom w:val="0"/>
          <w:divBdr>
            <w:top w:val="none" w:sz="0" w:space="0" w:color="auto"/>
            <w:left w:val="none" w:sz="0" w:space="0" w:color="auto"/>
            <w:bottom w:val="none" w:sz="0" w:space="0" w:color="auto"/>
            <w:right w:val="none" w:sz="0" w:space="0" w:color="auto"/>
          </w:divBdr>
        </w:div>
      </w:divsChild>
    </w:div>
    <w:div w:id="882403438">
      <w:bodyDiv w:val="1"/>
      <w:marLeft w:val="0"/>
      <w:marRight w:val="0"/>
      <w:marTop w:val="0"/>
      <w:marBottom w:val="0"/>
      <w:divBdr>
        <w:top w:val="none" w:sz="0" w:space="0" w:color="auto"/>
        <w:left w:val="none" w:sz="0" w:space="0" w:color="auto"/>
        <w:bottom w:val="none" w:sz="0" w:space="0" w:color="auto"/>
        <w:right w:val="none" w:sz="0" w:space="0" w:color="auto"/>
      </w:divBdr>
    </w:div>
    <w:div w:id="883828868">
      <w:bodyDiv w:val="1"/>
      <w:marLeft w:val="0"/>
      <w:marRight w:val="0"/>
      <w:marTop w:val="0"/>
      <w:marBottom w:val="0"/>
      <w:divBdr>
        <w:top w:val="none" w:sz="0" w:space="0" w:color="auto"/>
        <w:left w:val="none" w:sz="0" w:space="0" w:color="auto"/>
        <w:bottom w:val="none" w:sz="0" w:space="0" w:color="auto"/>
        <w:right w:val="none" w:sz="0" w:space="0" w:color="auto"/>
      </w:divBdr>
    </w:div>
    <w:div w:id="888297233">
      <w:bodyDiv w:val="1"/>
      <w:marLeft w:val="0"/>
      <w:marRight w:val="0"/>
      <w:marTop w:val="0"/>
      <w:marBottom w:val="0"/>
      <w:divBdr>
        <w:top w:val="none" w:sz="0" w:space="0" w:color="auto"/>
        <w:left w:val="none" w:sz="0" w:space="0" w:color="auto"/>
        <w:bottom w:val="none" w:sz="0" w:space="0" w:color="auto"/>
        <w:right w:val="none" w:sz="0" w:space="0" w:color="auto"/>
      </w:divBdr>
    </w:div>
    <w:div w:id="889461106">
      <w:bodyDiv w:val="1"/>
      <w:marLeft w:val="0"/>
      <w:marRight w:val="0"/>
      <w:marTop w:val="0"/>
      <w:marBottom w:val="0"/>
      <w:divBdr>
        <w:top w:val="none" w:sz="0" w:space="0" w:color="auto"/>
        <w:left w:val="none" w:sz="0" w:space="0" w:color="auto"/>
        <w:bottom w:val="none" w:sz="0" w:space="0" w:color="auto"/>
        <w:right w:val="none" w:sz="0" w:space="0" w:color="auto"/>
      </w:divBdr>
    </w:div>
    <w:div w:id="893463640">
      <w:bodyDiv w:val="1"/>
      <w:marLeft w:val="0"/>
      <w:marRight w:val="0"/>
      <w:marTop w:val="0"/>
      <w:marBottom w:val="0"/>
      <w:divBdr>
        <w:top w:val="none" w:sz="0" w:space="0" w:color="auto"/>
        <w:left w:val="none" w:sz="0" w:space="0" w:color="auto"/>
        <w:bottom w:val="none" w:sz="0" w:space="0" w:color="auto"/>
        <w:right w:val="none" w:sz="0" w:space="0" w:color="auto"/>
      </w:divBdr>
    </w:div>
    <w:div w:id="897279045">
      <w:bodyDiv w:val="1"/>
      <w:marLeft w:val="0"/>
      <w:marRight w:val="0"/>
      <w:marTop w:val="0"/>
      <w:marBottom w:val="0"/>
      <w:divBdr>
        <w:top w:val="none" w:sz="0" w:space="0" w:color="auto"/>
        <w:left w:val="none" w:sz="0" w:space="0" w:color="auto"/>
        <w:bottom w:val="none" w:sz="0" w:space="0" w:color="auto"/>
        <w:right w:val="none" w:sz="0" w:space="0" w:color="auto"/>
      </w:divBdr>
    </w:div>
    <w:div w:id="898439423">
      <w:bodyDiv w:val="1"/>
      <w:marLeft w:val="0"/>
      <w:marRight w:val="0"/>
      <w:marTop w:val="0"/>
      <w:marBottom w:val="0"/>
      <w:divBdr>
        <w:top w:val="none" w:sz="0" w:space="0" w:color="auto"/>
        <w:left w:val="none" w:sz="0" w:space="0" w:color="auto"/>
        <w:bottom w:val="none" w:sz="0" w:space="0" w:color="auto"/>
        <w:right w:val="none" w:sz="0" w:space="0" w:color="auto"/>
      </w:divBdr>
    </w:div>
    <w:div w:id="901717275">
      <w:bodyDiv w:val="1"/>
      <w:marLeft w:val="0"/>
      <w:marRight w:val="0"/>
      <w:marTop w:val="0"/>
      <w:marBottom w:val="0"/>
      <w:divBdr>
        <w:top w:val="none" w:sz="0" w:space="0" w:color="auto"/>
        <w:left w:val="none" w:sz="0" w:space="0" w:color="auto"/>
        <w:bottom w:val="none" w:sz="0" w:space="0" w:color="auto"/>
        <w:right w:val="none" w:sz="0" w:space="0" w:color="auto"/>
      </w:divBdr>
    </w:div>
    <w:div w:id="903098858">
      <w:bodyDiv w:val="1"/>
      <w:marLeft w:val="0"/>
      <w:marRight w:val="0"/>
      <w:marTop w:val="0"/>
      <w:marBottom w:val="0"/>
      <w:divBdr>
        <w:top w:val="none" w:sz="0" w:space="0" w:color="auto"/>
        <w:left w:val="none" w:sz="0" w:space="0" w:color="auto"/>
        <w:bottom w:val="none" w:sz="0" w:space="0" w:color="auto"/>
        <w:right w:val="none" w:sz="0" w:space="0" w:color="auto"/>
      </w:divBdr>
    </w:div>
    <w:div w:id="903102862">
      <w:bodyDiv w:val="1"/>
      <w:marLeft w:val="0"/>
      <w:marRight w:val="0"/>
      <w:marTop w:val="0"/>
      <w:marBottom w:val="0"/>
      <w:divBdr>
        <w:top w:val="none" w:sz="0" w:space="0" w:color="auto"/>
        <w:left w:val="none" w:sz="0" w:space="0" w:color="auto"/>
        <w:bottom w:val="none" w:sz="0" w:space="0" w:color="auto"/>
        <w:right w:val="none" w:sz="0" w:space="0" w:color="auto"/>
      </w:divBdr>
    </w:div>
    <w:div w:id="904798139">
      <w:bodyDiv w:val="1"/>
      <w:marLeft w:val="0"/>
      <w:marRight w:val="0"/>
      <w:marTop w:val="0"/>
      <w:marBottom w:val="0"/>
      <w:divBdr>
        <w:top w:val="none" w:sz="0" w:space="0" w:color="auto"/>
        <w:left w:val="none" w:sz="0" w:space="0" w:color="auto"/>
        <w:bottom w:val="none" w:sz="0" w:space="0" w:color="auto"/>
        <w:right w:val="none" w:sz="0" w:space="0" w:color="auto"/>
      </w:divBdr>
    </w:div>
    <w:div w:id="912472027">
      <w:bodyDiv w:val="1"/>
      <w:marLeft w:val="0"/>
      <w:marRight w:val="0"/>
      <w:marTop w:val="0"/>
      <w:marBottom w:val="0"/>
      <w:divBdr>
        <w:top w:val="none" w:sz="0" w:space="0" w:color="auto"/>
        <w:left w:val="none" w:sz="0" w:space="0" w:color="auto"/>
        <w:bottom w:val="none" w:sz="0" w:space="0" w:color="auto"/>
        <w:right w:val="none" w:sz="0" w:space="0" w:color="auto"/>
      </w:divBdr>
    </w:div>
    <w:div w:id="918363428">
      <w:bodyDiv w:val="1"/>
      <w:marLeft w:val="0"/>
      <w:marRight w:val="0"/>
      <w:marTop w:val="0"/>
      <w:marBottom w:val="0"/>
      <w:divBdr>
        <w:top w:val="none" w:sz="0" w:space="0" w:color="auto"/>
        <w:left w:val="none" w:sz="0" w:space="0" w:color="auto"/>
        <w:bottom w:val="none" w:sz="0" w:space="0" w:color="auto"/>
        <w:right w:val="none" w:sz="0" w:space="0" w:color="auto"/>
      </w:divBdr>
    </w:div>
    <w:div w:id="924798190">
      <w:bodyDiv w:val="1"/>
      <w:marLeft w:val="0"/>
      <w:marRight w:val="0"/>
      <w:marTop w:val="0"/>
      <w:marBottom w:val="0"/>
      <w:divBdr>
        <w:top w:val="none" w:sz="0" w:space="0" w:color="auto"/>
        <w:left w:val="none" w:sz="0" w:space="0" w:color="auto"/>
        <w:bottom w:val="none" w:sz="0" w:space="0" w:color="auto"/>
        <w:right w:val="none" w:sz="0" w:space="0" w:color="auto"/>
      </w:divBdr>
    </w:div>
    <w:div w:id="925071578">
      <w:bodyDiv w:val="1"/>
      <w:marLeft w:val="0"/>
      <w:marRight w:val="0"/>
      <w:marTop w:val="0"/>
      <w:marBottom w:val="0"/>
      <w:divBdr>
        <w:top w:val="none" w:sz="0" w:space="0" w:color="auto"/>
        <w:left w:val="none" w:sz="0" w:space="0" w:color="auto"/>
        <w:bottom w:val="none" w:sz="0" w:space="0" w:color="auto"/>
        <w:right w:val="none" w:sz="0" w:space="0" w:color="auto"/>
      </w:divBdr>
    </w:div>
    <w:div w:id="925379816">
      <w:bodyDiv w:val="1"/>
      <w:marLeft w:val="0"/>
      <w:marRight w:val="0"/>
      <w:marTop w:val="0"/>
      <w:marBottom w:val="0"/>
      <w:divBdr>
        <w:top w:val="none" w:sz="0" w:space="0" w:color="auto"/>
        <w:left w:val="none" w:sz="0" w:space="0" w:color="auto"/>
        <w:bottom w:val="none" w:sz="0" w:space="0" w:color="auto"/>
        <w:right w:val="none" w:sz="0" w:space="0" w:color="auto"/>
      </w:divBdr>
    </w:div>
    <w:div w:id="927226485">
      <w:bodyDiv w:val="1"/>
      <w:marLeft w:val="0"/>
      <w:marRight w:val="0"/>
      <w:marTop w:val="0"/>
      <w:marBottom w:val="0"/>
      <w:divBdr>
        <w:top w:val="none" w:sz="0" w:space="0" w:color="auto"/>
        <w:left w:val="none" w:sz="0" w:space="0" w:color="auto"/>
        <w:bottom w:val="none" w:sz="0" w:space="0" w:color="auto"/>
        <w:right w:val="none" w:sz="0" w:space="0" w:color="auto"/>
      </w:divBdr>
    </w:div>
    <w:div w:id="927690640">
      <w:bodyDiv w:val="1"/>
      <w:marLeft w:val="0"/>
      <w:marRight w:val="0"/>
      <w:marTop w:val="0"/>
      <w:marBottom w:val="0"/>
      <w:divBdr>
        <w:top w:val="none" w:sz="0" w:space="0" w:color="auto"/>
        <w:left w:val="none" w:sz="0" w:space="0" w:color="auto"/>
        <w:bottom w:val="none" w:sz="0" w:space="0" w:color="auto"/>
        <w:right w:val="none" w:sz="0" w:space="0" w:color="auto"/>
      </w:divBdr>
    </w:div>
    <w:div w:id="929696447">
      <w:bodyDiv w:val="1"/>
      <w:marLeft w:val="0"/>
      <w:marRight w:val="0"/>
      <w:marTop w:val="0"/>
      <w:marBottom w:val="0"/>
      <w:divBdr>
        <w:top w:val="none" w:sz="0" w:space="0" w:color="auto"/>
        <w:left w:val="none" w:sz="0" w:space="0" w:color="auto"/>
        <w:bottom w:val="none" w:sz="0" w:space="0" w:color="auto"/>
        <w:right w:val="none" w:sz="0" w:space="0" w:color="auto"/>
      </w:divBdr>
    </w:div>
    <w:div w:id="933586566">
      <w:bodyDiv w:val="1"/>
      <w:marLeft w:val="0"/>
      <w:marRight w:val="0"/>
      <w:marTop w:val="0"/>
      <w:marBottom w:val="0"/>
      <w:divBdr>
        <w:top w:val="none" w:sz="0" w:space="0" w:color="auto"/>
        <w:left w:val="none" w:sz="0" w:space="0" w:color="auto"/>
        <w:bottom w:val="none" w:sz="0" w:space="0" w:color="auto"/>
        <w:right w:val="none" w:sz="0" w:space="0" w:color="auto"/>
      </w:divBdr>
    </w:div>
    <w:div w:id="934745040">
      <w:bodyDiv w:val="1"/>
      <w:marLeft w:val="0"/>
      <w:marRight w:val="0"/>
      <w:marTop w:val="0"/>
      <w:marBottom w:val="0"/>
      <w:divBdr>
        <w:top w:val="none" w:sz="0" w:space="0" w:color="auto"/>
        <w:left w:val="none" w:sz="0" w:space="0" w:color="auto"/>
        <w:bottom w:val="none" w:sz="0" w:space="0" w:color="auto"/>
        <w:right w:val="none" w:sz="0" w:space="0" w:color="auto"/>
      </w:divBdr>
    </w:div>
    <w:div w:id="935863058">
      <w:bodyDiv w:val="1"/>
      <w:marLeft w:val="0"/>
      <w:marRight w:val="0"/>
      <w:marTop w:val="0"/>
      <w:marBottom w:val="0"/>
      <w:divBdr>
        <w:top w:val="none" w:sz="0" w:space="0" w:color="auto"/>
        <w:left w:val="none" w:sz="0" w:space="0" w:color="auto"/>
        <w:bottom w:val="none" w:sz="0" w:space="0" w:color="auto"/>
        <w:right w:val="none" w:sz="0" w:space="0" w:color="auto"/>
      </w:divBdr>
    </w:div>
    <w:div w:id="938026088">
      <w:bodyDiv w:val="1"/>
      <w:marLeft w:val="0"/>
      <w:marRight w:val="0"/>
      <w:marTop w:val="0"/>
      <w:marBottom w:val="0"/>
      <w:divBdr>
        <w:top w:val="none" w:sz="0" w:space="0" w:color="auto"/>
        <w:left w:val="none" w:sz="0" w:space="0" w:color="auto"/>
        <w:bottom w:val="none" w:sz="0" w:space="0" w:color="auto"/>
        <w:right w:val="none" w:sz="0" w:space="0" w:color="auto"/>
      </w:divBdr>
    </w:div>
    <w:div w:id="939337943">
      <w:bodyDiv w:val="1"/>
      <w:marLeft w:val="0"/>
      <w:marRight w:val="0"/>
      <w:marTop w:val="0"/>
      <w:marBottom w:val="0"/>
      <w:divBdr>
        <w:top w:val="none" w:sz="0" w:space="0" w:color="auto"/>
        <w:left w:val="none" w:sz="0" w:space="0" w:color="auto"/>
        <w:bottom w:val="none" w:sz="0" w:space="0" w:color="auto"/>
        <w:right w:val="none" w:sz="0" w:space="0" w:color="auto"/>
      </w:divBdr>
    </w:div>
    <w:div w:id="942421133">
      <w:bodyDiv w:val="1"/>
      <w:marLeft w:val="0"/>
      <w:marRight w:val="0"/>
      <w:marTop w:val="0"/>
      <w:marBottom w:val="0"/>
      <w:divBdr>
        <w:top w:val="none" w:sz="0" w:space="0" w:color="auto"/>
        <w:left w:val="none" w:sz="0" w:space="0" w:color="auto"/>
        <w:bottom w:val="none" w:sz="0" w:space="0" w:color="auto"/>
        <w:right w:val="none" w:sz="0" w:space="0" w:color="auto"/>
      </w:divBdr>
    </w:div>
    <w:div w:id="943655209">
      <w:bodyDiv w:val="1"/>
      <w:marLeft w:val="0"/>
      <w:marRight w:val="0"/>
      <w:marTop w:val="0"/>
      <w:marBottom w:val="0"/>
      <w:divBdr>
        <w:top w:val="none" w:sz="0" w:space="0" w:color="auto"/>
        <w:left w:val="none" w:sz="0" w:space="0" w:color="auto"/>
        <w:bottom w:val="none" w:sz="0" w:space="0" w:color="auto"/>
        <w:right w:val="none" w:sz="0" w:space="0" w:color="auto"/>
      </w:divBdr>
    </w:div>
    <w:div w:id="947465936">
      <w:bodyDiv w:val="1"/>
      <w:marLeft w:val="0"/>
      <w:marRight w:val="0"/>
      <w:marTop w:val="0"/>
      <w:marBottom w:val="0"/>
      <w:divBdr>
        <w:top w:val="none" w:sz="0" w:space="0" w:color="auto"/>
        <w:left w:val="none" w:sz="0" w:space="0" w:color="auto"/>
        <w:bottom w:val="none" w:sz="0" w:space="0" w:color="auto"/>
        <w:right w:val="none" w:sz="0" w:space="0" w:color="auto"/>
      </w:divBdr>
    </w:div>
    <w:div w:id="950741608">
      <w:bodyDiv w:val="1"/>
      <w:marLeft w:val="0"/>
      <w:marRight w:val="0"/>
      <w:marTop w:val="0"/>
      <w:marBottom w:val="0"/>
      <w:divBdr>
        <w:top w:val="none" w:sz="0" w:space="0" w:color="auto"/>
        <w:left w:val="none" w:sz="0" w:space="0" w:color="auto"/>
        <w:bottom w:val="none" w:sz="0" w:space="0" w:color="auto"/>
        <w:right w:val="none" w:sz="0" w:space="0" w:color="auto"/>
      </w:divBdr>
    </w:div>
    <w:div w:id="951940223">
      <w:bodyDiv w:val="1"/>
      <w:marLeft w:val="0"/>
      <w:marRight w:val="0"/>
      <w:marTop w:val="0"/>
      <w:marBottom w:val="0"/>
      <w:divBdr>
        <w:top w:val="none" w:sz="0" w:space="0" w:color="auto"/>
        <w:left w:val="none" w:sz="0" w:space="0" w:color="auto"/>
        <w:bottom w:val="none" w:sz="0" w:space="0" w:color="auto"/>
        <w:right w:val="none" w:sz="0" w:space="0" w:color="auto"/>
      </w:divBdr>
    </w:div>
    <w:div w:id="954019834">
      <w:bodyDiv w:val="1"/>
      <w:marLeft w:val="0"/>
      <w:marRight w:val="0"/>
      <w:marTop w:val="0"/>
      <w:marBottom w:val="0"/>
      <w:divBdr>
        <w:top w:val="none" w:sz="0" w:space="0" w:color="auto"/>
        <w:left w:val="none" w:sz="0" w:space="0" w:color="auto"/>
        <w:bottom w:val="none" w:sz="0" w:space="0" w:color="auto"/>
        <w:right w:val="none" w:sz="0" w:space="0" w:color="auto"/>
      </w:divBdr>
    </w:div>
    <w:div w:id="956645255">
      <w:bodyDiv w:val="1"/>
      <w:marLeft w:val="0"/>
      <w:marRight w:val="0"/>
      <w:marTop w:val="0"/>
      <w:marBottom w:val="0"/>
      <w:divBdr>
        <w:top w:val="none" w:sz="0" w:space="0" w:color="auto"/>
        <w:left w:val="none" w:sz="0" w:space="0" w:color="auto"/>
        <w:bottom w:val="none" w:sz="0" w:space="0" w:color="auto"/>
        <w:right w:val="none" w:sz="0" w:space="0" w:color="auto"/>
      </w:divBdr>
    </w:div>
    <w:div w:id="958073109">
      <w:bodyDiv w:val="1"/>
      <w:marLeft w:val="0"/>
      <w:marRight w:val="0"/>
      <w:marTop w:val="0"/>
      <w:marBottom w:val="0"/>
      <w:divBdr>
        <w:top w:val="none" w:sz="0" w:space="0" w:color="auto"/>
        <w:left w:val="none" w:sz="0" w:space="0" w:color="auto"/>
        <w:bottom w:val="none" w:sz="0" w:space="0" w:color="auto"/>
        <w:right w:val="none" w:sz="0" w:space="0" w:color="auto"/>
      </w:divBdr>
    </w:div>
    <w:div w:id="958797916">
      <w:bodyDiv w:val="1"/>
      <w:marLeft w:val="0"/>
      <w:marRight w:val="0"/>
      <w:marTop w:val="0"/>
      <w:marBottom w:val="0"/>
      <w:divBdr>
        <w:top w:val="none" w:sz="0" w:space="0" w:color="auto"/>
        <w:left w:val="none" w:sz="0" w:space="0" w:color="auto"/>
        <w:bottom w:val="none" w:sz="0" w:space="0" w:color="auto"/>
        <w:right w:val="none" w:sz="0" w:space="0" w:color="auto"/>
      </w:divBdr>
    </w:div>
    <w:div w:id="958992020">
      <w:bodyDiv w:val="1"/>
      <w:marLeft w:val="0"/>
      <w:marRight w:val="0"/>
      <w:marTop w:val="0"/>
      <w:marBottom w:val="0"/>
      <w:divBdr>
        <w:top w:val="none" w:sz="0" w:space="0" w:color="auto"/>
        <w:left w:val="none" w:sz="0" w:space="0" w:color="auto"/>
        <w:bottom w:val="none" w:sz="0" w:space="0" w:color="auto"/>
        <w:right w:val="none" w:sz="0" w:space="0" w:color="auto"/>
      </w:divBdr>
    </w:div>
    <w:div w:id="959610796">
      <w:bodyDiv w:val="1"/>
      <w:marLeft w:val="0"/>
      <w:marRight w:val="0"/>
      <w:marTop w:val="0"/>
      <w:marBottom w:val="0"/>
      <w:divBdr>
        <w:top w:val="none" w:sz="0" w:space="0" w:color="auto"/>
        <w:left w:val="none" w:sz="0" w:space="0" w:color="auto"/>
        <w:bottom w:val="none" w:sz="0" w:space="0" w:color="auto"/>
        <w:right w:val="none" w:sz="0" w:space="0" w:color="auto"/>
      </w:divBdr>
    </w:div>
    <w:div w:id="960572525">
      <w:bodyDiv w:val="1"/>
      <w:marLeft w:val="0"/>
      <w:marRight w:val="0"/>
      <w:marTop w:val="0"/>
      <w:marBottom w:val="0"/>
      <w:divBdr>
        <w:top w:val="none" w:sz="0" w:space="0" w:color="auto"/>
        <w:left w:val="none" w:sz="0" w:space="0" w:color="auto"/>
        <w:bottom w:val="none" w:sz="0" w:space="0" w:color="auto"/>
        <w:right w:val="none" w:sz="0" w:space="0" w:color="auto"/>
      </w:divBdr>
    </w:div>
    <w:div w:id="962618118">
      <w:bodyDiv w:val="1"/>
      <w:marLeft w:val="0"/>
      <w:marRight w:val="0"/>
      <w:marTop w:val="0"/>
      <w:marBottom w:val="0"/>
      <w:divBdr>
        <w:top w:val="none" w:sz="0" w:space="0" w:color="auto"/>
        <w:left w:val="none" w:sz="0" w:space="0" w:color="auto"/>
        <w:bottom w:val="none" w:sz="0" w:space="0" w:color="auto"/>
        <w:right w:val="none" w:sz="0" w:space="0" w:color="auto"/>
      </w:divBdr>
    </w:div>
    <w:div w:id="963728423">
      <w:bodyDiv w:val="1"/>
      <w:marLeft w:val="0"/>
      <w:marRight w:val="0"/>
      <w:marTop w:val="0"/>
      <w:marBottom w:val="0"/>
      <w:divBdr>
        <w:top w:val="none" w:sz="0" w:space="0" w:color="auto"/>
        <w:left w:val="none" w:sz="0" w:space="0" w:color="auto"/>
        <w:bottom w:val="none" w:sz="0" w:space="0" w:color="auto"/>
        <w:right w:val="none" w:sz="0" w:space="0" w:color="auto"/>
      </w:divBdr>
    </w:div>
    <w:div w:id="964312533">
      <w:bodyDiv w:val="1"/>
      <w:marLeft w:val="0"/>
      <w:marRight w:val="0"/>
      <w:marTop w:val="0"/>
      <w:marBottom w:val="0"/>
      <w:divBdr>
        <w:top w:val="none" w:sz="0" w:space="0" w:color="auto"/>
        <w:left w:val="none" w:sz="0" w:space="0" w:color="auto"/>
        <w:bottom w:val="none" w:sz="0" w:space="0" w:color="auto"/>
        <w:right w:val="none" w:sz="0" w:space="0" w:color="auto"/>
      </w:divBdr>
    </w:div>
    <w:div w:id="965357469">
      <w:bodyDiv w:val="1"/>
      <w:marLeft w:val="0"/>
      <w:marRight w:val="0"/>
      <w:marTop w:val="0"/>
      <w:marBottom w:val="0"/>
      <w:divBdr>
        <w:top w:val="none" w:sz="0" w:space="0" w:color="auto"/>
        <w:left w:val="none" w:sz="0" w:space="0" w:color="auto"/>
        <w:bottom w:val="none" w:sz="0" w:space="0" w:color="auto"/>
        <w:right w:val="none" w:sz="0" w:space="0" w:color="auto"/>
      </w:divBdr>
    </w:div>
    <w:div w:id="970406177">
      <w:bodyDiv w:val="1"/>
      <w:marLeft w:val="0"/>
      <w:marRight w:val="0"/>
      <w:marTop w:val="0"/>
      <w:marBottom w:val="0"/>
      <w:divBdr>
        <w:top w:val="none" w:sz="0" w:space="0" w:color="auto"/>
        <w:left w:val="none" w:sz="0" w:space="0" w:color="auto"/>
        <w:bottom w:val="none" w:sz="0" w:space="0" w:color="auto"/>
        <w:right w:val="none" w:sz="0" w:space="0" w:color="auto"/>
      </w:divBdr>
    </w:div>
    <w:div w:id="971718009">
      <w:bodyDiv w:val="1"/>
      <w:marLeft w:val="0"/>
      <w:marRight w:val="0"/>
      <w:marTop w:val="0"/>
      <w:marBottom w:val="0"/>
      <w:divBdr>
        <w:top w:val="none" w:sz="0" w:space="0" w:color="auto"/>
        <w:left w:val="none" w:sz="0" w:space="0" w:color="auto"/>
        <w:bottom w:val="none" w:sz="0" w:space="0" w:color="auto"/>
        <w:right w:val="none" w:sz="0" w:space="0" w:color="auto"/>
      </w:divBdr>
    </w:div>
    <w:div w:id="976489340">
      <w:bodyDiv w:val="1"/>
      <w:marLeft w:val="0"/>
      <w:marRight w:val="0"/>
      <w:marTop w:val="0"/>
      <w:marBottom w:val="0"/>
      <w:divBdr>
        <w:top w:val="none" w:sz="0" w:space="0" w:color="auto"/>
        <w:left w:val="none" w:sz="0" w:space="0" w:color="auto"/>
        <w:bottom w:val="none" w:sz="0" w:space="0" w:color="auto"/>
        <w:right w:val="none" w:sz="0" w:space="0" w:color="auto"/>
      </w:divBdr>
    </w:div>
    <w:div w:id="976758957">
      <w:bodyDiv w:val="1"/>
      <w:marLeft w:val="0"/>
      <w:marRight w:val="0"/>
      <w:marTop w:val="0"/>
      <w:marBottom w:val="0"/>
      <w:divBdr>
        <w:top w:val="none" w:sz="0" w:space="0" w:color="auto"/>
        <w:left w:val="none" w:sz="0" w:space="0" w:color="auto"/>
        <w:bottom w:val="none" w:sz="0" w:space="0" w:color="auto"/>
        <w:right w:val="none" w:sz="0" w:space="0" w:color="auto"/>
      </w:divBdr>
    </w:div>
    <w:div w:id="977567189">
      <w:bodyDiv w:val="1"/>
      <w:marLeft w:val="0"/>
      <w:marRight w:val="0"/>
      <w:marTop w:val="0"/>
      <w:marBottom w:val="0"/>
      <w:divBdr>
        <w:top w:val="none" w:sz="0" w:space="0" w:color="auto"/>
        <w:left w:val="none" w:sz="0" w:space="0" w:color="auto"/>
        <w:bottom w:val="none" w:sz="0" w:space="0" w:color="auto"/>
        <w:right w:val="none" w:sz="0" w:space="0" w:color="auto"/>
      </w:divBdr>
    </w:div>
    <w:div w:id="978346137">
      <w:bodyDiv w:val="1"/>
      <w:marLeft w:val="0"/>
      <w:marRight w:val="0"/>
      <w:marTop w:val="0"/>
      <w:marBottom w:val="0"/>
      <w:divBdr>
        <w:top w:val="none" w:sz="0" w:space="0" w:color="auto"/>
        <w:left w:val="none" w:sz="0" w:space="0" w:color="auto"/>
        <w:bottom w:val="none" w:sz="0" w:space="0" w:color="auto"/>
        <w:right w:val="none" w:sz="0" w:space="0" w:color="auto"/>
      </w:divBdr>
    </w:div>
    <w:div w:id="978723397">
      <w:bodyDiv w:val="1"/>
      <w:marLeft w:val="0"/>
      <w:marRight w:val="0"/>
      <w:marTop w:val="0"/>
      <w:marBottom w:val="0"/>
      <w:divBdr>
        <w:top w:val="none" w:sz="0" w:space="0" w:color="auto"/>
        <w:left w:val="none" w:sz="0" w:space="0" w:color="auto"/>
        <w:bottom w:val="none" w:sz="0" w:space="0" w:color="auto"/>
        <w:right w:val="none" w:sz="0" w:space="0" w:color="auto"/>
      </w:divBdr>
    </w:div>
    <w:div w:id="979001723">
      <w:bodyDiv w:val="1"/>
      <w:marLeft w:val="0"/>
      <w:marRight w:val="0"/>
      <w:marTop w:val="0"/>
      <w:marBottom w:val="0"/>
      <w:divBdr>
        <w:top w:val="none" w:sz="0" w:space="0" w:color="auto"/>
        <w:left w:val="none" w:sz="0" w:space="0" w:color="auto"/>
        <w:bottom w:val="none" w:sz="0" w:space="0" w:color="auto"/>
        <w:right w:val="none" w:sz="0" w:space="0" w:color="auto"/>
      </w:divBdr>
    </w:div>
    <w:div w:id="979699355">
      <w:bodyDiv w:val="1"/>
      <w:marLeft w:val="0"/>
      <w:marRight w:val="0"/>
      <w:marTop w:val="0"/>
      <w:marBottom w:val="0"/>
      <w:divBdr>
        <w:top w:val="none" w:sz="0" w:space="0" w:color="auto"/>
        <w:left w:val="none" w:sz="0" w:space="0" w:color="auto"/>
        <w:bottom w:val="none" w:sz="0" w:space="0" w:color="auto"/>
        <w:right w:val="none" w:sz="0" w:space="0" w:color="auto"/>
      </w:divBdr>
    </w:div>
    <w:div w:id="979849359">
      <w:bodyDiv w:val="1"/>
      <w:marLeft w:val="0"/>
      <w:marRight w:val="0"/>
      <w:marTop w:val="0"/>
      <w:marBottom w:val="0"/>
      <w:divBdr>
        <w:top w:val="none" w:sz="0" w:space="0" w:color="auto"/>
        <w:left w:val="none" w:sz="0" w:space="0" w:color="auto"/>
        <w:bottom w:val="none" w:sz="0" w:space="0" w:color="auto"/>
        <w:right w:val="none" w:sz="0" w:space="0" w:color="auto"/>
      </w:divBdr>
    </w:div>
    <w:div w:id="980309304">
      <w:bodyDiv w:val="1"/>
      <w:marLeft w:val="0"/>
      <w:marRight w:val="0"/>
      <w:marTop w:val="0"/>
      <w:marBottom w:val="0"/>
      <w:divBdr>
        <w:top w:val="none" w:sz="0" w:space="0" w:color="auto"/>
        <w:left w:val="none" w:sz="0" w:space="0" w:color="auto"/>
        <w:bottom w:val="none" w:sz="0" w:space="0" w:color="auto"/>
        <w:right w:val="none" w:sz="0" w:space="0" w:color="auto"/>
      </w:divBdr>
    </w:div>
    <w:div w:id="985008225">
      <w:bodyDiv w:val="1"/>
      <w:marLeft w:val="0"/>
      <w:marRight w:val="0"/>
      <w:marTop w:val="0"/>
      <w:marBottom w:val="0"/>
      <w:divBdr>
        <w:top w:val="none" w:sz="0" w:space="0" w:color="auto"/>
        <w:left w:val="none" w:sz="0" w:space="0" w:color="auto"/>
        <w:bottom w:val="none" w:sz="0" w:space="0" w:color="auto"/>
        <w:right w:val="none" w:sz="0" w:space="0" w:color="auto"/>
      </w:divBdr>
    </w:div>
    <w:div w:id="986278322">
      <w:bodyDiv w:val="1"/>
      <w:marLeft w:val="0"/>
      <w:marRight w:val="0"/>
      <w:marTop w:val="0"/>
      <w:marBottom w:val="0"/>
      <w:divBdr>
        <w:top w:val="none" w:sz="0" w:space="0" w:color="auto"/>
        <w:left w:val="none" w:sz="0" w:space="0" w:color="auto"/>
        <w:bottom w:val="none" w:sz="0" w:space="0" w:color="auto"/>
        <w:right w:val="none" w:sz="0" w:space="0" w:color="auto"/>
      </w:divBdr>
    </w:div>
    <w:div w:id="990058858">
      <w:bodyDiv w:val="1"/>
      <w:marLeft w:val="0"/>
      <w:marRight w:val="0"/>
      <w:marTop w:val="0"/>
      <w:marBottom w:val="0"/>
      <w:divBdr>
        <w:top w:val="none" w:sz="0" w:space="0" w:color="auto"/>
        <w:left w:val="none" w:sz="0" w:space="0" w:color="auto"/>
        <w:bottom w:val="none" w:sz="0" w:space="0" w:color="auto"/>
        <w:right w:val="none" w:sz="0" w:space="0" w:color="auto"/>
      </w:divBdr>
    </w:div>
    <w:div w:id="990452501">
      <w:bodyDiv w:val="1"/>
      <w:marLeft w:val="0"/>
      <w:marRight w:val="0"/>
      <w:marTop w:val="0"/>
      <w:marBottom w:val="0"/>
      <w:divBdr>
        <w:top w:val="none" w:sz="0" w:space="0" w:color="auto"/>
        <w:left w:val="none" w:sz="0" w:space="0" w:color="auto"/>
        <w:bottom w:val="none" w:sz="0" w:space="0" w:color="auto"/>
        <w:right w:val="none" w:sz="0" w:space="0" w:color="auto"/>
      </w:divBdr>
    </w:div>
    <w:div w:id="991372450">
      <w:bodyDiv w:val="1"/>
      <w:marLeft w:val="0"/>
      <w:marRight w:val="0"/>
      <w:marTop w:val="0"/>
      <w:marBottom w:val="0"/>
      <w:divBdr>
        <w:top w:val="none" w:sz="0" w:space="0" w:color="auto"/>
        <w:left w:val="none" w:sz="0" w:space="0" w:color="auto"/>
        <w:bottom w:val="none" w:sz="0" w:space="0" w:color="auto"/>
        <w:right w:val="none" w:sz="0" w:space="0" w:color="auto"/>
      </w:divBdr>
    </w:div>
    <w:div w:id="992291033">
      <w:bodyDiv w:val="1"/>
      <w:marLeft w:val="0"/>
      <w:marRight w:val="0"/>
      <w:marTop w:val="0"/>
      <w:marBottom w:val="0"/>
      <w:divBdr>
        <w:top w:val="none" w:sz="0" w:space="0" w:color="auto"/>
        <w:left w:val="none" w:sz="0" w:space="0" w:color="auto"/>
        <w:bottom w:val="none" w:sz="0" w:space="0" w:color="auto"/>
        <w:right w:val="none" w:sz="0" w:space="0" w:color="auto"/>
      </w:divBdr>
    </w:div>
    <w:div w:id="994408818">
      <w:bodyDiv w:val="1"/>
      <w:marLeft w:val="0"/>
      <w:marRight w:val="0"/>
      <w:marTop w:val="0"/>
      <w:marBottom w:val="0"/>
      <w:divBdr>
        <w:top w:val="none" w:sz="0" w:space="0" w:color="auto"/>
        <w:left w:val="none" w:sz="0" w:space="0" w:color="auto"/>
        <w:bottom w:val="none" w:sz="0" w:space="0" w:color="auto"/>
        <w:right w:val="none" w:sz="0" w:space="0" w:color="auto"/>
      </w:divBdr>
    </w:div>
    <w:div w:id="997542269">
      <w:bodyDiv w:val="1"/>
      <w:marLeft w:val="0"/>
      <w:marRight w:val="0"/>
      <w:marTop w:val="0"/>
      <w:marBottom w:val="0"/>
      <w:divBdr>
        <w:top w:val="none" w:sz="0" w:space="0" w:color="auto"/>
        <w:left w:val="none" w:sz="0" w:space="0" w:color="auto"/>
        <w:bottom w:val="none" w:sz="0" w:space="0" w:color="auto"/>
        <w:right w:val="none" w:sz="0" w:space="0" w:color="auto"/>
      </w:divBdr>
    </w:div>
    <w:div w:id="1000232545">
      <w:bodyDiv w:val="1"/>
      <w:marLeft w:val="0"/>
      <w:marRight w:val="0"/>
      <w:marTop w:val="0"/>
      <w:marBottom w:val="0"/>
      <w:divBdr>
        <w:top w:val="none" w:sz="0" w:space="0" w:color="auto"/>
        <w:left w:val="none" w:sz="0" w:space="0" w:color="auto"/>
        <w:bottom w:val="none" w:sz="0" w:space="0" w:color="auto"/>
        <w:right w:val="none" w:sz="0" w:space="0" w:color="auto"/>
      </w:divBdr>
    </w:div>
    <w:div w:id="1002973089">
      <w:bodyDiv w:val="1"/>
      <w:marLeft w:val="0"/>
      <w:marRight w:val="0"/>
      <w:marTop w:val="0"/>
      <w:marBottom w:val="0"/>
      <w:divBdr>
        <w:top w:val="none" w:sz="0" w:space="0" w:color="auto"/>
        <w:left w:val="none" w:sz="0" w:space="0" w:color="auto"/>
        <w:bottom w:val="none" w:sz="0" w:space="0" w:color="auto"/>
        <w:right w:val="none" w:sz="0" w:space="0" w:color="auto"/>
      </w:divBdr>
    </w:div>
    <w:div w:id="1004549115">
      <w:bodyDiv w:val="1"/>
      <w:marLeft w:val="0"/>
      <w:marRight w:val="0"/>
      <w:marTop w:val="0"/>
      <w:marBottom w:val="0"/>
      <w:divBdr>
        <w:top w:val="none" w:sz="0" w:space="0" w:color="auto"/>
        <w:left w:val="none" w:sz="0" w:space="0" w:color="auto"/>
        <w:bottom w:val="none" w:sz="0" w:space="0" w:color="auto"/>
        <w:right w:val="none" w:sz="0" w:space="0" w:color="auto"/>
      </w:divBdr>
    </w:div>
    <w:div w:id="1004938847">
      <w:bodyDiv w:val="1"/>
      <w:marLeft w:val="0"/>
      <w:marRight w:val="0"/>
      <w:marTop w:val="0"/>
      <w:marBottom w:val="0"/>
      <w:divBdr>
        <w:top w:val="none" w:sz="0" w:space="0" w:color="auto"/>
        <w:left w:val="none" w:sz="0" w:space="0" w:color="auto"/>
        <w:bottom w:val="none" w:sz="0" w:space="0" w:color="auto"/>
        <w:right w:val="none" w:sz="0" w:space="0" w:color="auto"/>
      </w:divBdr>
    </w:div>
    <w:div w:id="1005207543">
      <w:bodyDiv w:val="1"/>
      <w:marLeft w:val="0"/>
      <w:marRight w:val="0"/>
      <w:marTop w:val="0"/>
      <w:marBottom w:val="0"/>
      <w:divBdr>
        <w:top w:val="none" w:sz="0" w:space="0" w:color="auto"/>
        <w:left w:val="none" w:sz="0" w:space="0" w:color="auto"/>
        <w:bottom w:val="none" w:sz="0" w:space="0" w:color="auto"/>
        <w:right w:val="none" w:sz="0" w:space="0" w:color="auto"/>
      </w:divBdr>
    </w:div>
    <w:div w:id="1006372038">
      <w:bodyDiv w:val="1"/>
      <w:marLeft w:val="0"/>
      <w:marRight w:val="0"/>
      <w:marTop w:val="0"/>
      <w:marBottom w:val="0"/>
      <w:divBdr>
        <w:top w:val="none" w:sz="0" w:space="0" w:color="auto"/>
        <w:left w:val="none" w:sz="0" w:space="0" w:color="auto"/>
        <w:bottom w:val="none" w:sz="0" w:space="0" w:color="auto"/>
        <w:right w:val="none" w:sz="0" w:space="0" w:color="auto"/>
      </w:divBdr>
    </w:div>
    <w:div w:id="1011957370">
      <w:bodyDiv w:val="1"/>
      <w:marLeft w:val="0"/>
      <w:marRight w:val="0"/>
      <w:marTop w:val="0"/>
      <w:marBottom w:val="0"/>
      <w:divBdr>
        <w:top w:val="none" w:sz="0" w:space="0" w:color="auto"/>
        <w:left w:val="none" w:sz="0" w:space="0" w:color="auto"/>
        <w:bottom w:val="none" w:sz="0" w:space="0" w:color="auto"/>
        <w:right w:val="none" w:sz="0" w:space="0" w:color="auto"/>
      </w:divBdr>
    </w:div>
    <w:div w:id="1012336523">
      <w:bodyDiv w:val="1"/>
      <w:marLeft w:val="0"/>
      <w:marRight w:val="0"/>
      <w:marTop w:val="0"/>
      <w:marBottom w:val="0"/>
      <w:divBdr>
        <w:top w:val="none" w:sz="0" w:space="0" w:color="auto"/>
        <w:left w:val="none" w:sz="0" w:space="0" w:color="auto"/>
        <w:bottom w:val="none" w:sz="0" w:space="0" w:color="auto"/>
        <w:right w:val="none" w:sz="0" w:space="0" w:color="auto"/>
      </w:divBdr>
    </w:div>
    <w:div w:id="1012612559">
      <w:bodyDiv w:val="1"/>
      <w:marLeft w:val="0"/>
      <w:marRight w:val="0"/>
      <w:marTop w:val="0"/>
      <w:marBottom w:val="0"/>
      <w:divBdr>
        <w:top w:val="none" w:sz="0" w:space="0" w:color="auto"/>
        <w:left w:val="none" w:sz="0" w:space="0" w:color="auto"/>
        <w:bottom w:val="none" w:sz="0" w:space="0" w:color="auto"/>
        <w:right w:val="none" w:sz="0" w:space="0" w:color="auto"/>
      </w:divBdr>
    </w:div>
    <w:div w:id="1012756687">
      <w:bodyDiv w:val="1"/>
      <w:marLeft w:val="0"/>
      <w:marRight w:val="0"/>
      <w:marTop w:val="0"/>
      <w:marBottom w:val="0"/>
      <w:divBdr>
        <w:top w:val="none" w:sz="0" w:space="0" w:color="auto"/>
        <w:left w:val="none" w:sz="0" w:space="0" w:color="auto"/>
        <w:bottom w:val="none" w:sz="0" w:space="0" w:color="auto"/>
        <w:right w:val="none" w:sz="0" w:space="0" w:color="auto"/>
      </w:divBdr>
    </w:div>
    <w:div w:id="1014384755">
      <w:bodyDiv w:val="1"/>
      <w:marLeft w:val="0"/>
      <w:marRight w:val="0"/>
      <w:marTop w:val="0"/>
      <w:marBottom w:val="0"/>
      <w:divBdr>
        <w:top w:val="none" w:sz="0" w:space="0" w:color="auto"/>
        <w:left w:val="none" w:sz="0" w:space="0" w:color="auto"/>
        <w:bottom w:val="none" w:sz="0" w:space="0" w:color="auto"/>
        <w:right w:val="none" w:sz="0" w:space="0" w:color="auto"/>
      </w:divBdr>
    </w:div>
    <w:div w:id="1016345529">
      <w:bodyDiv w:val="1"/>
      <w:marLeft w:val="0"/>
      <w:marRight w:val="0"/>
      <w:marTop w:val="0"/>
      <w:marBottom w:val="0"/>
      <w:divBdr>
        <w:top w:val="none" w:sz="0" w:space="0" w:color="auto"/>
        <w:left w:val="none" w:sz="0" w:space="0" w:color="auto"/>
        <w:bottom w:val="none" w:sz="0" w:space="0" w:color="auto"/>
        <w:right w:val="none" w:sz="0" w:space="0" w:color="auto"/>
      </w:divBdr>
    </w:div>
    <w:div w:id="1018888616">
      <w:bodyDiv w:val="1"/>
      <w:marLeft w:val="0"/>
      <w:marRight w:val="0"/>
      <w:marTop w:val="0"/>
      <w:marBottom w:val="0"/>
      <w:divBdr>
        <w:top w:val="none" w:sz="0" w:space="0" w:color="auto"/>
        <w:left w:val="none" w:sz="0" w:space="0" w:color="auto"/>
        <w:bottom w:val="none" w:sz="0" w:space="0" w:color="auto"/>
        <w:right w:val="none" w:sz="0" w:space="0" w:color="auto"/>
      </w:divBdr>
    </w:div>
    <w:div w:id="1020592907">
      <w:bodyDiv w:val="1"/>
      <w:marLeft w:val="0"/>
      <w:marRight w:val="0"/>
      <w:marTop w:val="0"/>
      <w:marBottom w:val="0"/>
      <w:divBdr>
        <w:top w:val="none" w:sz="0" w:space="0" w:color="auto"/>
        <w:left w:val="none" w:sz="0" w:space="0" w:color="auto"/>
        <w:bottom w:val="none" w:sz="0" w:space="0" w:color="auto"/>
        <w:right w:val="none" w:sz="0" w:space="0" w:color="auto"/>
      </w:divBdr>
    </w:div>
    <w:div w:id="1020665508">
      <w:bodyDiv w:val="1"/>
      <w:marLeft w:val="0"/>
      <w:marRight w:val="0"/>
      <w:marTop w:val="0"/>
      <w:marBottom w:val="0"/>
      <w:divBdr>
        <w:top w:val="none" w:sz="0" w:space="0" w:color="auto"/>
        <w:left w:val="none" w:sz="0" w:space="0" w:color="auto"/>
        <w:bottom w:val="none" w:sz="0" w:space="0" w:color="auto"/>
        <w:right w:val="none" w:sz="0" w:space="0" w:color="auto"/>
      </w:divBdr>
    </w:div>
    <w:div w:id="1024865137">
      <w:bodyDiv w:val="1"/>
      <w:marLeft w:val="0"/>
      <w:marRight w:val="0"/>
      <w:marTop w:val="0"/>
      <w:marBottom w:val="0"/>
      <w:divBdr>
        <w:top w:val="none" w:sz="0" w:space="0" w:color="auto"/>
        <w:left w:val="none" w:sz="0" w:space="0" w:color="auto"/>
        <w:bottom w:val="none" w:sz="0" w:space="0" w:color="auto"/>
        <w:right w:val="none" w:sz="0" w:space="0" w:color="auto"/>
      </w:divBdr>
    </w:div>
    <w:div w:id="1025669944">
      <w:bodyDiv w:val="1"/>
      <w:marLeft w:val="0"/>
      <w:marRight w:val="0"/>
      <w:marTop w:val="0"/>
      <w:marBottom w:val="0"/>
      <w:divBdr>
        <w:top w:val="none" w:sz="0" w:space="0" w:color="auto"/>
        <w:left w:val="none" w:sz="0" w:space="0" w:color="auto"/>
        <w:bottom w:val="none" w:sz="0" w:space="0" w:color="auto"/>
        <w:right w:val="none" w:sz="0" w:space="0" w:color="auto"/>
      </w:divBdr>
    </w:div>
    <w:div w:id="1028600311">
      <w:bodyDiv w:val="1"/>
      <w:marLeft w:val="0"/>
      <w:marRight w:val="0"/>
      <w:marTop w:val="0"/>
      <w:marBottom w:val="0"/>
      <w:divBdr>
        <w:top w:val="none" w:sz="0" w:space="0" w:color="auto"/>
        <w:left w:val="none" w:sz="0" w:space="0" w:color="auto"/>
        <w:bottom w:val="none" w:sz="0" w:space="0" w:color="auto"/>
        <w:right w:val="none" w:sz="0" w:space="0" w:color="auto"/>
      </w:divBdr>
    </w:div>
    <w:div w:id="1028681952">
      <w:bodyDiv w:val="1"/>
      <w:marLeft w:val="0"/>
      <w:marRight w:val="0"/>
      <w:marTop w:val="0"/>
      <w:marBottom w:val="0"/>
      <w:divBdr>
        <w:top w:val="none" w:sz="0" w:space="0" w:color="auto"/>
        <w:left w:val="none" w:sz="0" w:space="0" w:color="auto"/>
        <w:bottom w:val="none" w:sz="0" w:space="0" w:color="auto"/>
        <w:right w:val="none" w:sz="0" w:space="0" w:color="auto"/>
      </w:divBdr>
    </w:div>
    <w:div w:id="1029838341">
      <w:bodyDiv w:val="1"/>
      <w:marLeft w:val="0"/>
      <w:marRight w:val="0"/>
      <w:marTop w:val="0"/>
      <w:marBottom w:val="0"/>
      <w:divBdr>
        <w:top w:val="none" w:sz="0" w:space="0" w:color="auto"/>
        <w:left w:val="none" w:sz="0" w:space="0" w:color="auto"/>
        <w:bottom w:val="none" w:sz="0" w:space="0" w:color="auto"/>
        <w:right w:val="none" w:sz="0" w:space="0" w:color="auto"/>
      </w:divBdr>
    </w:div>
    <w:div w:id="1030490469">
      <w:bodyDiv w:val="1"/>
      <w:marLeft w:val="0"/>
      <w:marRight w:val="0"/>
      <w:marTop w:val="0"/>
      <w:marBottom w:val="0"/>
      <w:divBdr>
        <w:top w:val="none" w:sz="0" w:space="0" w:color="auto"/>
        <w:left w:val="none" w:sz="0" w:space="0" w:color="auto"/>
        <w:bottom w:val="none" w:sz="0" w:space="0" w:color="auto"/>
        <w:right w:val="none" w:sz="0" w:space="0" w:color="auto"/>
      </w:divBdr>
    </w:div>
    <w:div w:id="1030496710">
      <w:bodyDiv w:val="1"/>
      <w:marLeft w:val="0"/>
      <w:marRight w:val="0"/>
      <w:marTop w:val="0"/>
      <w:marBottom w:val="0"/>
      <w:divBdr>
        <w:top w:val="none" w:sz="0" w:space="0" w:color="auto"/>
        <w:left w:val="none" w:sz="0" w:space="0" w:color="auto"/>
        <w:bottom w:val="none" w:sz="0" w:space="0" w:color="auto"/>
        <w:right w:val="none" w:sz="0" w:space="0" w:color="auto"/>
      </w:divBdr>
    </w:div>
    <w:div w:id="1037895336">
      <w:bodyDiv w:val="1"/>
      <w:marLeft w:val="0"/>
      <w:marRight w:val="0"/>
      <w:marTop w:val="0"/>
      <w:marBottom w:val="0"/>
      <w:divBdr>
        <w:top w:val="none" w:sz="0" w:space="0" w:color="auto"/>
        <w:left w:val="none" w:sz="0" w:space="0" w:color="auto"/>
        <w:bottom w:val="none" w:sz="0" w:space="0" w:color="auto"/>
        <w:right w:val="none" w:sz="0" w:space="0" w:color="auto"/>
      </w:divBdr>
    </w:div>
    <w:div w:id="1038244073">
      <w:bodyDiv w:val="1"/>
      <w:marLeft w:val="0"/>
      <w:marRight w:val="0"/>
      <w:marTop w:val="0"/>
      <w:marBottom w:val="0"/>
      <w:divBdr>
        <w:top w:val="none" w:sz="0" w:space="0" w:color="auto"/>
        <w:left w:val="none" w:sz="0" w:space="0" w:color="auto"/>
        <w:bottom w:val="none" w:sz="0" w:space="0" w:color="auto"/>
        <w:right w:val="none" w:sz="0" w:space="0" w:color="auto"/>
      </w:divBdr>
    </w:div>
    <w:div w:id="1040789059">
      <w:bodyDiv w:val="1"/>
      <w:marLeft w:val="0"/>
      <w:marRight w:val="0"/>
      <w:marTop w:val="0"/>
      <w:marBottom w:val="0"/>
      <w:divBdr>
        <w:top w:val="none" w:sz="0" w:space="0" w:color="auto"/>
        <w:left w:val="none" w:sz="0" w:space="0" w:color="auto"/>
        <w:bottom w:val="none" w:sz="0" w:space="0" w:color="auto"/>
        <w:right w:val="none" w:sz="0" w:space="0" w:color="auto"/>
      </w:divBdr>
    </w:div>
    <w:div w:id="1043022915">
      <w:bodyDiv w:val="1"/>
      <w:marLeft w:val="0"/>
      <w:marRight w:val="0"/>
      <w:marTop w:val="0"/>
      <w:marBottom w:val="0"/>
      <w:divBdr>
        <w:top w:val="none" w:sz="0" w:space="0" w:color="auto"/>
        <w:left w:val="none" w:sz="0" w:space="0" w:color="auto"/>
        <w:bottom w:val="none" w:sz="0" w:space="0" w:color="auto"/>
        <w:right w:val="none" w:sz="0" w:space="0" w:color="auto"/>
      </w:divBdr>
    </w:div>
    <w:div w:id="1047878945">
      <w:bodyDiv w:val="1"/>
      <w:marLeft w:val="0"/>
      <w:marRight w:val="0"/>
      <w:marTop w:val="0"/>
      <w:marBottom w:val="0"/>
      <w:divBdr>
        <w:top w:val="none" w:sz="0" w:space="0" w:color="auto"/>
        <w:left w:val="none" w:sz="0" w:space="0" w:color="auto"/>
        <w:bottom w:val="none" w:sz="0" w:space="0" w:color="auto"/>
        <w:right w:val="none" w:sz="0" w:space="0" w:color="auto"/>
      </w:divBdr>
    </w:div>
    <w:div w:id="1048726898">
      <w:bodyDiv w:val="1"/>
      <w:marLeft w:val="0"/>
      <w:marRight w:val="0"/>
      <w:marTop w:val="0"/>
      <w:marBottom w:val="0"/>
      <w:divBdr>
        <w:top w:val="none" w:sz="0" w:space="0" w:color="auto"/>
        <w:left w:val="none" w:sz="0" w:space="0" w:color="auto"/>
        <w:bottom w:val="none" w:sz="0" w:space="0" w:color="auto"/>
        <w:right w:val="none" w:sz="0" w:space="0" w:color="auto"/>
      </w:divBdr>
    </w:div>
    <w:div w:id="1050882915">
      <w:bodyDiv w:val="1"/>
      <w:marLeft w:val="0"/>
      <w:marRight w:val="0"/>
      <w:marTop w:val="0"/>
      <w:marBottom w:val="0"/>
      <w:divBdr>
        <w:top w:val="none" w:sz="0" w:space="0" w:color="auto"/>
        <w:left w:val="none" w:sz="0" w:space="0" w:color="auto"/>
        <w:bottom w:val="none" w:sz="0" w:space="0" w:color="auto"/>
        <w:right w:val="none" w:sz="0" w:space="0" w:color="auto"/>
      </w:divBdr>
    </w:div>
    <w:div w:id="1052390423">
      <w:bodyDiv w:val="1"/>
      <w:marLeft w:val="0"/>
      <w:marRight w:val="0"/>
      <w:marTop w:val="0"/>
      <w:marBottom w:val="0"/>
      <w:divBdr>
        <w:top w:val="none" w:sz="0" w:space="0" w:color="auto"/>
        <w:left w:val="none" w:sz="0" w:space="0" w:color="auto"/>
        <w:bottom w:val="none" w:sz="0" w:space="0" w:color="auto"/>
        <w:right w:val="none" w:sz="0" w:space="0" w:color="auto"/>
      </w:divBdr>
    </w:div>
    <w:div w:id="1054039574">
      <w:bodyDiv w:val="1"/>
      <w:marLeft w:val="0"/>
      <w:marRight w:val="0"/>
      <w:marTop w:val="0"/>
      <w:marBottom w:val="0"/>
      <w:divBdr>
        <w:top w:val="none" w:sz="0" w:space="0" w:color="auto"/>
        <w:left w:val="none" w:sz="0" w:space="0" w:color="auto"/>
        <w:bottom w:val="none" w:sz="0" w:space="0" w:color="auto"/>
        <w:right w:val="none" w:sz="0" w:space="0" w:color="auto"/>
      </w:divBdr>
    </w:div>
    <w:div w:id="1054741281">
      <w:bodyDiv w:val="1"/>
      <w:marLeft w:val="0"/>
      <w:marRight w:val="0"/>
      <w:marTop w:val="0"/>
      <w:marBottom w:val="0"/>
      <w:divBdr>
        <w:top w:val="none" w:sz="0" w:space="0" w:color="auto"/>
        <w:left w:val="none" w:sz="0" w:space="0" w:color="auto"/>
        <w:bottom w:val="none" w:sz="0" w:space="0" w:color="auto"/>
        <w:right w:val="none" w:sz="0" w:space="0" w:color="auto"/>
      </w:divBdr>
    </w:div>
    <w:div w:id="1056009734">
      <w:bodyDiv w:val="1"/>
      <w:marLeft w:val="0"/>
      <w:marRight w:val="0"/>
      <w:marTop w:val="0"/>
      <w:marBottom w:val="0"/>
      <w:divBdr>
        <w:top w:val="none" w:sz="0" w:space="0" w:color="auto"/>
        <w:left w:val="none" w:sz="0" w:space="0" w:color="auto"/>
        <w:bottom w:val="none" w:sz="0" w:space="0" w:color="auto"/>
        <w:right w:val="none" w:sz="0" w:space="0" w:color="auto"/>
      </w:divBdr>
    </w:div>
    <w:div w:id="1056129879">
      <w:bodyDiv w:val="1"/>
      <w:marLeft w:val="0"/>
      <w:marRight w:val="0"/>
      <w:marTop w:val="0"/>
      <w:marBottom w:val="0"/>
      <w:divBdr>
        <w:top w:val="none" w:sz="0" w:space="0" w:color="auto"/>
        <w:left w:val="none" w:sz="0" w:space="0" w:color="auto"/>
        <w:bottom w:val="none" w:sz="0" w:space="0" w:color="auto"/>
        <w:right w:val="none" w:sz="0" w:space="0" w:color="auto"/>
      </w:divBdr>
    </w:div>
    <w:div w:id="1056859987">
      <w:bodyDiv w:val="1"/>
      <w:marLeft w:val="0"/>
      <w:marRight w:val="0"/>
      <w:marTop w:val="0"/>
      <w:marBottom w:val="0"/>
      <w:divBdr>
        <w:top w:val="none" w:sz="0" w:space="0" w:color="auto"/>
        <w:left w:val="none" w:sz="0" w:space="0" w:color="auto"/>
        <w:bottom w:val="none" w:sz="0" w:space="0" w:color="auto"/>
        <w:right w:val="none" w:sz="0" w:space="0" w:color="auto"/>
      </w:divBdr>
    </w:div>
    <w:div w:id="1057170031">
      <w:bodyDiv w:val="1"/>
      <w:marLeft w:val="0"/>
      <w:marRight w:val="0"/>
      <w:marTop w:val="0"/>
      <w:marBottom w:val="0"/>
      <w:divBdr>
        <w:top w:val="none" w:sz="0" w:space="0" w:color="auto"/>
        <w:left w:val="none" w:sz="0" w:space="0" w:color="auto"/>
        <w:bottom w:val="none" w:sz="0" w:space="0" w:color="auto"/>
        <w:right w:val="none" w:sz="0" w:space="0" w:color="auto"/>
      </w:divBdr>
    </w:div>
    <w:div w:id="1058015015">
      <w:bodyDiv w:val="1"/>
      <w:marLeft w:val="0"/>
      <w:marRight w:val="0"/>
      <w:marTop w:val="0"/>
      <w:marBottom w:val="0"/>
      <w:divBdr>
        <w:top w:val="none" w:sz="0" w:space="0" w:color="auto"/>
        <w:left w:val="none" w:sz="0" w:space="0" w:color="auto"/>
        <w:bottom w:val="none" w:sz="0" w:space="0" w:color="auto"/>
        <w:right w:val="none" w:sz="0" w:space="0" w:color="auto"/>
      </w:divBdr>
    </w:div>
    <w:div w:id="1059282797">
      <w:bodyDiv w:val="1"/>
      <w:marLeft w:val="0"/>
      <w:marRight w:val="0"/>
      <w:marTop w:val="0"/>
      <w:marBottom w:val="0"/>
      <w:divBdr>
        <w:top w:val="none" w:sz="0" w:space="0" w:color="auto"/>
        <w:left w:val="none" w:sz="0" w:space="0" w:color="auto"/>
        <w:bottom w:val="none" w:sz="0" w:space="0" w:color="auto"/>
        <w:right w:val="none" w:sz="0" w:space="0" w:color="auto"/>
      </w:divBdr>
    </w:div>
    <w:div w:id="1064137430">
      <w:bodyDiv w:val="1"/>
      <w:marLeft w:val="0"/>
      <w:marRight w:val="0"/>
      <w:marTop w:val="0"/>
      <w:marBottom w:val="0"/>
      <w:divBdr>
        <w:top w:val="none" w:sz="0" w:space="0" w:color="auto"/>
        <w:left w:val="none" w:sz="0" w:space="0" w:color="auto"/>
        <w:bottom w:val="none" w:sz="0" w:space="0" w:color="auto"/>
        <w:right w:val="none" w:sz="0" w:space="0" w:color="auto"/>
      </w:divBdr>
    </w:div>
    <w:div w:id="1065643011">
      <w:bodyDiv w:val="1"/>
      <w:marLeft w:val="0"/>
      <w:marRight w:val="0"/>
      <w:marTop w:val="0"/>
      <w:marBottom w:val="0"/>
      <w:divBdr>
        <w:top w:val="none" w:sz="0" w:space="0" w:color="auto"/>
        <w:left w:val="none" w:sz="0" w:space="0" w:color="auto"/>
        <w:bottom w:val="none" w:sz="0" w:space="0" w:color="auto"/>
        <w:right w:val="none" w:sz="0" w:space="0" w:color="auto"/>
      </w:divBdr>
    </w:div>
    <w:div w:id="1067995418">
      <w:bodyDiv w:val="1"/>
      <w:marLeft w:val="0"/>
      <w:marRight w:val="0"/>
      <w:marTop w:val="0"/>
      <w:marBottom w:val="0"/>
      <w:divBdr>
        <w:top w:val="none" w:sz="0" w:space="0" w:color="auto"/>
        <w:left w:val="none" w:sz="0" w:space="0" w:color="auto"/>
        <w:bottom w:val="none" w:sz="0" w:space="0" w:color="auto"/>
        <w:right w:val="none" w:sz="0" w:space="0" w:color="auto"/>
      </w:divBdr>
    </w:div>
    <w:div w:id="1070930125">
      <w:bodyDiv w:val="1"/>
      <w:marLeft w:val="0"/>
      <w:marRight w:val="0"/>
      <w:marTop w:val="0"/>
      <w:marBottom w:val="0"/>
      <w:divBdr>
        <w:top w:val="none" w:sz="0" w:space="0" w:color="auto"/>
        <w:left w:val="none" w:sz="0" w:space="0" w:color="auto"/>
        <w:bottom w:val="none" w:sz="0" w:space="0" w:color="auto"/>
        <w:right w:val="none" w:sz="0" w:space="0" w:color="auto"/>
      </w:divBdr>
    </w:div>
    <w:div w:id="1073041444">
      <w:bodyDiv w:val="1"/>
      <w:marLeft w:val="0"/>
      <w:marRight w:val="0"/>
      <w:marTop w:val="0"/>
      <w:marBottom w:val="0"/>
      <w:divBdr>
        <w:top w:val="none" w:sz="0" w:space="0" w:color="auto"/>
        <w:left w:val="none" w:sz="0" w:space="0" w:color="auto"/>
        <w:bottom w:val="none" w:sz="0" w:space="0" w:color="auto"/>
        <w:right w:val="none" w:sz="0" w:space="0" w:color="auto"/>
      </w:divBdr>
    </w:div>
    <w:div w:id="1073235459">
      <w:bodyDiv w:val="1"/>
      <w:marLeft w:val="0"/>
      <w:marRight w:val="0"/>
      <w:marTop w:val="0"/>
      <w:marBottom w:val="0"/>
      <w:divBdr>
        <w:top w:val="none" w:sz="0" w:space="0" w:color="auto"/>
        <w:left w:val="none" w:sz="0" w:space="0" w:color="auto"/>
        <w:bottom w:val="none" w:sz="0" w:space="0" w:color="auto"/>
        <w:right w:val="none" w:sz="0" w:space="0" w:color="auto"/>
      </w:divBdr>
    </w:div>
    <w:div w:id="1073814441">
      <w:bodyDiv w:val="1"/>
      <w:marLeft w:val="0"/>
      <w:marRight w:val="0"/>
      <w:marTop w:val="0"/>
      <w:marBottom w:val="0"/>
      <w:divBdr>
        <w:top w:val="none" w:sz="0" w:space="0" w:color="auto"/>
        <w:left w:val="none" w:sz="0" w:space="0" w:color="auto"/>
        <w:bottom w:val="none" w:sz="0" w:space="0" w:color="auto"/>
        <w:right w:val="none" w:sz="0" w:space="0" w:color="auto"/>
      </w:divBdr>
    </w:div>
    <w:div w:id="1074201915">
      <w:bodyDiv w:val="1"/>
      <w:marLeft w:val="0"/>
      <w:marRight w:val="0"/>
      <w:marTop w:val="0"/>
      <w:marBottom w:val="0"/>
      <w:divBdr>
        <w:top w:val="none" w:sz="0" w:space="0" w:color="auto"/>
        <w:left w:val="none" w:sz="0" w:space="0" w:color="auto"/>
        <w:bottom w:val="none" w:sz="0" w:space="0" w:color="auto"/>
        <w:right w:val="none" w:sz="0" w:space="0" w:color="auto"/>
      </w:divBdr>
    </w:div>
    <w:div w:id="1078019321">
      <w:bodyDiv w:val="1"/>
      <w:marLeft w:val="0"/>
      <w:marRight w:val="0"/>
      <w:marTop w:val="0"/>
      <w:marBottom w:val="0"/>
      <w:divBdr>
        <w:top w:val="none" w:sz="0" w:space="0" w:color="auto"/>
        <w:left w:val="none" w:sz="0" w:space="0" w:color="auto"/>
        <w:bottom w:val="none" w:sz="0" w:space="0" w:color="auto"/>
        <w:right w:val="none" w:sz="0" w:space="0" w:color="auto"/>
      </w:divBdr>
    </w:div>
    <w:div w:id="1082720502">
      <w:bodyDiv w:val="1"/>
      <w:marLeft w:val="0"/>
      <w:marRight w:val="0"/>
      <w:marTop w:val="0"/>
      <w:marBottom w:val="0"/>
      <w:divBdr>
        <w:top w:val="none" w:sz="0" w:space="0" w:color="auto"/>
        <w:left w:val="none" w:sz="0" w:space="0" w:color="auto"/>
        <w:bottom w:val="none" w:sz="0" w:space="0" w:color="auto"/>
        <w:right w:val="none" w:sz="0" w:space="0" w:color="auto"/>
      </w:divBdr>
    </w:div>
    <w:div w:id="1087767822">
      <w:bodyDiv w:val="1"/>
      <w:marLeft w:val="0"/>
      <w:marRight w:val="0"/>
      <w:marTop w:val="0"/>
      <w:marBottom w:val="0"/>
      <w:divBdr>
        <w:top w:val="none" w:sz="0" w:space="0" w:color="auto"/>
        <w:left w:val="none" w:sz="0" w:space="0" w:color="auto"/>
        <w:bottom w:val="none" w:sz="0" w:space="0" w:color="auto"/>
        <w:right w:val="none" w:sz="0" w:space="0" w:color="auto"/>
      </w:divBdr>
    </w:div>
    <w:div w:id="1092048608">
      <w:bodyDiv w:val="1"/>
      <w:marLeft w:val="0"/>
      <w:marRight w:val="0"/>
      <w:marTop w:val="0"/>
      <w:marBottom w:val="0"/>
      <w:divBdr>
        <w:top w:val="none" w:sz="0" w:space="0" w:color="auto"/>
        <w:left w:val="none" w:sz="0" w:space="0" w:color="auto"/>
        <w:bottom w:val="none" w:sz="0" w:space="0" w:color="auto"/>
        <w:right w:val="none" w:sz="0" w:space="0" w:color="auto"/>
      </w:divBdr>
    </w:div>
    <w:div w:id="1092432049">
      <w:bodyDiv w:val="1"/>
      <w:marLeft w:val="0"/>
      <w:marRight w:val="0"/>
      <w:marTop w:val="0"/>
      <w:marBottom w:val="0"/>
      <w:divBdr>
        <w:top w:val="none" w:sz="0" w:space="0" w:color="auto"/>
        <w:left w:val="none" w:sz="0" w:space="0" w:color="auto"/>
        <w:bottom w:val="none" w:sz="0" w:space="0" w:color="auto"/>
        <w:right w:val="none" w:sz="0" w:space="0" w:color="auto"/>
      </w:divBdr>
    </w:div>
    <w:div w:id="1093739555">
      <w:bodyDiv w:val="1"/>
      <w:marLeft w:val="0"/>
      <w:marRight w:val="0"/>
      <w:marTop w:val="0"/>
      <w:marBottom w:val="0"/>
      <w:divBdr>
        <w:top w:val="none" w:sz="0" w:space="0" w:color="auto"/>
        <w:left w:val="none" w:sz="0" w:space="0" w:color="auto"/>
        <w:bottom w:val="none" w:sz="0" w:space="0" w:color="auto"/>
        <w:right w:val="none" w:sz="0" w:space="0" w:color="auto"/>
      </w:divBdr>
    </w:div>
    <w:div w:id="1096051184">
      <w:bodyDiv w:val="1"/>
      <w:marLeft w:val="0"/>
      <w:marRight w:val="0"/>
      <w:marTop w:val="0"/>
      <w:marBottom w:val="0"/>
      <w:divBdr>
        <w:top w:val="none" w:sz="0" w:space="0" w:color="auto"/>
        <w:left w:val="none" w:sz="0" w:space="0" w:color="auto"/>
        <w:bottom w:val="none" w:sz="0" w:space="0" w:color="auto"/>
        <w:right w:val="none" w:sz="0" w:space="0" w:color="auto"/>
      </w:divBdr>
    </w:div>
    <w:div w:id="1096947404">
      <w:bodyDiv w:val="1"/>
      <w:marLeft w:val="0"/>
      <w:marRight w:val="0"/>
      <w:marTop w:val="0"/>
      <w:marBottom w:val="0"/>
      <w:divBdr>
        <w:top w:val="none" w:sz="0" w:space="0" w:color="auto"/>
        <w:left w:val="none" w:sz="0" w:space="0" w:color="auto"/>
        <w:bottom w:val="none" w:sz="0" w:space="0" w:color="auto"/>
        <w:right w:val="none" w:sz="0" w:space="0" w:color="auto"/>
      </w:divBdr>
    </w:div>
    <w:div w:id="1097559493">
      <w:bodyDiv w:val="1"/>
      <w:marLeft w:val="0"/>
      <w:marRight w:val="0"/>
      <w:marTop w:val="0"/>
      <w:marBottom w:val="0"/>
      <w:divBdr>
        <w:top w:val="none" w:sz="0" w:space="0" w:color="auto"/>
        <w:left w:val="none" w:sz="0" w:space="0" w:color="auto"/>
        <w:bottom w:val="none" w:sz="0" w:space="0" w:color="auto"/>
        <w:right w:val="none" w:sz="0" w:space="0" w:color="auto"/>
      </w:divBdr>
    </w:div>
    <w:div w:id="1102802608">
      <w:bodyDiv w:val="1"/>
      <w:marLeft w:val="0"/>
      <w:marRight w:val="0"/>
      <w:marTop w:val="0"/>
      <w:marBottom w:val="0"/>
      <w:divBdr>
        <w:top w:val="none" w:sz="0" w:space="0" w:color="auto"/>
        <w:left w:val="none" w:sz="0" w:space="0" w:color="auto"/>
        <w:bottom w:val="none" w:sz="0" w:space="0" w:color="auto"/>
        <w:right w:val="none" w:sz="0" w:space="0" w:color="auto"/>
      </w:divBdr>
    </w:div>
    <w:div w:id="1104114984">
      <w:bodyDiv w:val="1"/>
      <w:marLeft w:val="0"/>
      <w:marRight w:val="0"/>
      <w:marTop w:val="0"/>
      <w:marBottom w:val="0"/>
      <w:divBdr>
        <w:top w:val="none" w:sz="0" w:space="0" w:color="auto"/>
        <w:left w:val="none" w:sz="0" w:space="0" w:color="auto"/>
        <w:bottom w:val="none" w:sz="0" w:space="0" w:color="auto"/>
        <w:right w:val="none" w:sz="0" w:space="0" w:color="auto"/>
      </w:divBdr>
    </w:div>
    <w:div w:id="1104425051">
      <w:bodyDiv w:val="1"/>
      <w:marLeft w:val="0"/>
      <w:marRight w:val="0"/>
      <w:marTop w:val="0"/>
      <w:marBottom w:val="0"/>
      <w:divBdr>
        <w:top w:val="none" w:sz="0" w:space="0" w:color="auto"/>
        <w:left w:val="none" w:sz="0" w:space="0" w:color="auto"/>
        <w:bottom w:val="none" w:sz="0" w:space="0" w:color="auto"/>
        <w:right w:val="none" w:sz="0" w:space="0" w:color="auto"/>
      </w:divBdr>
    </w:div>
    <w:div w:id="1105925419">
      <w:bodyDiv w:val="1"/>
      <w:marLeft w:val="0"/>
      <w:marRight w:val="0"/>
      <w:marTop w:val="0"/>
      <w:marBottom w:val="0"/>
      <w:divBdr>
        <w:top w:val="none" w:sz="0" w:space="0" w:color="auto"/>
        <w:left w:val="none" w:sz="0" w:space="0" w:color="auto"/>
        <w:bottom w:val="none" w:sz="0" w:space="0" w:color="auto"/>
        <w:right w:val="none" w:sz="0" w:space="0" w:color="auto"/>
      </w:divBdr>
    </w:div>
    <w:div w:id="1106458602">
      <w:bodyDiv w:val="1"/>
      <w:marLeft w:val="0"/>
      <w:marRight w:val="0"/>
      <w:marTop w:val="0"/>
      <w:marBottom w:val="0"/>
      <w:divBdr>
        <w:top w:val="none" w:sz="0" w:space="0" w:color="auto"/>
        <w:left w:val="none" w:sz="0" w:space="0" w:color="auto"/>
        <w:bottom w:val="none" w:sz="0" w:space="0" w:color="auto"/>
        <w:right w:val="none" w:sz="0" w:space="0" w:color="auto"/>
      </w:divBdr>
    </w:div>
    <w:div w:id="1106852898">
      <w:bodyDiv w:val="1"/>
      <w:marLeft w:val="0"/>
      <w:marRight w:val="0"/>
      <w:marTop w:val="0"/>
      <w:marBottom w:val="0"/>
      <w:divBdr>
        <w:top w:val="none" w:sz="0" w:space="0" w:color="auto"/>
        <w:left w:val="none" w:sz="0" w:space="0" w:color="auto"/>
        <w:bottom w:val="none" w:sz="0" w:space="0" w:color="auto"/>
        <w:right w:val="none" w:sz="0" w:space="0" w:color="auto"/>
      </w:divBdr>
    </w:div>
    <w:div w:id="1109004124">
      <w:bodyDiv w:val="1"/>
      <w:marLeft w:val="0"/>
      <w:marRight w:val="0"/>
      <w:marTop w:val="0"/>
      <w:marBottom w:val="0"/>
      <w:divBdr>
        <w:top w:val="none" w:sz="0" w:space="0" w:color="auto"/>
        <w:left w:val="none" w:sz="0" w:space="0" w:color="auto"/>
        <w:bottom w:val="none" w:sz="0" w:space="0" w:color="auto"/>
        <w:right w:val="none" w:sz="0" w:space="0" w:color="auto"/>
      </w:divBdr>
    </w:div>
    <w:div w:id="1110735592">
      <w:bodyDiv w:val="1"/>
      <w:marLeft w:val="0"/>
      <w:marRight w:val="0"/>
      <w:marTop w:val="0"/>
      <w:marBottom w:val="0"/>
      <w:divBdr>
        <w:top w:val="none" w:sz="0" w:space="0" w:color="auto"/>
        <w:left w:val="none" w:sz="0" w:space="0" w:color="auto"/>
        <w:bottom w:val="none" w:sz="0" w:space="0" w:color="auto"/>
        <w:right w:val="none" w:sz="0" w:space="0" w:color="auto"/>
      </w:divBdr>
    </w:div>
    <w:div w:id="1111126141">
      <w:bodyDiv w:val="1"/>
      <w:marLeft w:val="0"/>
      <w:marRight w:val="0"/>
      <w:marTop w:val="0"/>
      <w:marBottom w:val="0"/>
      <w:divBdr>
        <w:top w:val="none" w:sz="0" w:space="0" w:color="auto"/>
        <w:left w:val="none" w:sz="0" w:space="0" w:color="auto"/>
        <w:bottom w:val="none" w:sz="0" w:space="0" w:color="auto"/>
        <w:right w:val="none" w:sz="0" w:space="0" w:color="auto"/>
      </w:divBdr>
    </w:div>
    <w:div w:id="1112673527">
      <w:bodyDiv w:val="1"/>
      <w:marLeft w:val="0"/>
      <w:marRight w:val="0"/>
      <w:marTop w:val="0"/>
      <w:marBottom w:val="0"/>
      <w:divBdr>
        <w:top w:val="none" w:sz="0" w:space="0" w:color="auto"/>
        <w:left w:val="none" w:sz="0" w:space="0" w:color="auto"/>
        <w:bottom w:val="none" w:sz="0" w:space="0" w:color="auto"/>
        <w:right w:val="none" w:sz="0" w:space="0" w:color="auto"/>
      </w:divBdr>
    </w:div>
    <w:div w:id="1114053438">
      <w:bodyDiv w:val="1"/>
      <w:marLeft w:val="0"/>
      <w:marRight w:val="0"/>
      <w:marTop w:val="0"/>
      <w:marBottom w:val="0"/>
      <w:divBdr>
        <w:top w:val="none" w:sz="0" w:space="0" w:color="auto"/>
        <w:left w:val="none" w:sz="0" w:space="0" w:color="auto"/>
        <w:bottom w:val="none" w:sz="0" w:space="0" w:color="auto"/>
        <w:right w:val="none" w:sz="0" w:space="0" w:color="auto"/>
      </w:divBdr>
    </w:div>
    <w:div w:id="1114325808">
      <w:bodyDiv w:val="1"/>
      <w:marLeft w:val="0"/>
      <w:marRight w:val="0"/>
      <w:marTop w:val="0"/>
      <w:marBottom w:val="0"/>
      <w:divBdr>
        <w:top w:val="none" w:sz="0" w:space="0" w:color="auto"/>
        <w:left w:val="none" w:sz="0" w:space="0" w:color="auto"/>
        <w:bottom w:val="none" w:sz="0" w:space="0" w:color="auto"/>
        <w:right w:val="none" w:sz="0" w:space="0" w:color="auto"/>
      </w:divBdr>
    </w:div>
    <w:div w:id="1115519328">
      <w:bodyDiv w:val="1"/>
      <w:marLeft w:val="0"/>
      <w:marRight w:val="0"/>
      <w:marTop w:val="0"/>
      <w:marBottom w:val="0"/>
      <w:divBdr>
        <w:top w:val="none" w:sz="0" w:space="0" w:color="auto"/>
        <w:left w:val="none" w:sz="0" w:space="0" w:color="auto"/>
        <w:bottom w:val="none" w:sz="0" w:space="0" w:color="auto"/>
        <w:right w:val="none" w:sz="0" w:space="0" w:color="auto"/>
      </w:divBdr>
    </w:div>
    <w:div w:id="1116757888">
      <w:bodyDiv w:val="1"/>
      <w:marLeft w:val="0"/>
      <w:marRight w:val="0"/>
      <w:marTop w:val="0"/>
      <w:marBottom w:val="0"/>
      <w:divBdr>
        <w:top w:val="none" w:sz="0" w:space="0" w:color="auto"/>
        <w:left w:val="none" w:sz="0" w:space="0" w:color="auto"/>
        <w:bottom w:val="none" w:sz="0" w:space="0" w:color="auto"/>
        <w:right w:val="none" w:sz="0" w:space="0" w:color="auto"/>
      </w:divBdr>
    </w:div>
    <w:div w:id="1118524597">
      <w:bodyDiv w:val="1"/>
      <w:marLeft w:val="0"/>
      <w:marRight w:val="0"/>
      <w:marTop w:val="0"/>
      <w:marBottom w:val="0"/>
      <w:divBdr>
        <w:top w:val="none" w:sz="0" w:space="0" w:color="auto"/>
        <w:left w:val="none" w:sz="0" w:space="0" w:color="auto"/>
        <w:bottom w:val="none" w:sz="0" w:space="0" w:color="auto"/>
        <w:right w:val="none" w:sz="0" w:space="0" w:color="auto"/>
      </w:divBdr>
    </w:div>
    <w:div w:id="1118986934">
      <w:bodyDiv w:val="1"/>
      <w:marLeft w:val="0"/>
      <w:marRight w:val="0"/>
      <w:marTop w:val="0"/>
      <w:marBottom w:val="0"/>
      <w:divBdr>
        <w:top w:val="none" w:sz="0" w:space="0" w:color="auto"/>
        <w:left w:val="none" w:sz="0" w:space="0" w:color="auto"/>
        <w:bottom w:val="none" w:sz="0" w:space="0" w:color="auto"/>
        <w:right w:val="none" w:sz="0" w:space="0" w:color="auto"/>
      </w:divBdr>
    </w:div>
    <w:div w:id="1119957283">
      <w:bodyDiv w:val="1"/>
      <w:marLeft w:val="0"/>
      <w:marRight w:val="0"/>
      <w:marTop w:val="0"/>
      <w:marBottom w:val="0"/>
      <w:divBdr>
        <w:top w:val="none" w:sz="0" w:space="0" w:color="auto"/>
        <w:left w:val="none" w:sz="0" w:space="0" w:color="auto"/>
        <w:bottom w:val="none" w:sz="0" w:space="0" w:color="auto"/>
        <w:right w:val="none" w:sz="0" w:space="0" w:color="auto"/>
      </w:divBdr>
    </w:div>
    <w:div w:id="1121874928">
      <w:bodyDiv w:val="1"/>
      <w:marLeft w:val="0"/>
      <w:marRight w:val="0"/>
      <w:marTop w:val="0"/>
      <w:marBottom w:val="0"/>
      <w:divBdr>
        <w:top w:val="none" w:sz="0" w:space="0" w:color="auto"/>
        <w:left w:val="none" w:sz="0" w:space="0" w:color="auto"/>
        <w:bottom w:val="none" w:sz="0" w:space="0" w:color="auto"/>
        <w:right w:val="none" w:sz="0" w:space="0" w:color="auto"/>
      </w:divBdr>
      <w:divsChild>
        <w:div w:id="1794127341">
          <w:marLeft w:val="480"/>
          <w:marRight w:val="0"/>
          <w:marTop w:val="0"/>
          <w:marBottom w:val="0"/>
          <w:divBdr>
            <w:top w:val="none" w:sz="0" w:space="0" w:color="auto"/>
            <w:left w:val="none" w:sz="0" w:space="0" w:color="auto"/>
            <w:bottom w:val="none" w:sz="0" w:space="0" w:color="auto"/>
            <w:right w:val="none" w:sz="0" w:space="0" w:color="auto"/>
          </w:divBdr>
        </w:div>
        <w:div w:id="1457261653">
          <w:marLeft w:val="480"/>
          <w:marRight w:val="0"/>
          <w:marTop w:val="0"/>
          <w:marBottom w:val="0"/>
          <w:divBdr>
            <w:top w:val="none" w:sz="0" w:space="0" w:color="auto"/>
            <w:left w:val="none" w:sz="0" w:space="0" w:color="auto"/>
            <w:bottom w:val="none" w:sz="0" w:space="0" w:color="auto"/>
            <w:right w:val="none" w:sz="0" w:space="0" w:color="auto"/>
          </w:divBdr>
        </w:div>
        <w:div w:id="458769651">
          <w:marLeft w:val="480"/>
          <w:marRight w:val="0"/>
          <w:marTop w:val="0"/>
          <w:marBottom w:val="0"/>
          <w:divBdr>
            <w:top w:val="none" w:sz="0" w:space="0" w:color="auto"/>
            <w:left w:val="none" w:sz="0" w:space="0" w:color="auto"/>
            <w:bottom w:val="none" w:sz="0" w:space="0" w:color="auto"/>
            <w:right w:val="none" w:sz="0" w:space="0" w:color="auto"/>
          </w:divBdr>
        </w:div>
        <w:div w:id="862666907">
          <w:marLeft w:val="480"/>
          <w:marRight w:val="0"/>
          <w:marTop w:val="0"/>
          <w:marBottom w:val="0"/>
          <w:divBdr>
            <w:top w:val="none" w:sz="0" w:space="0" w:color="auto"/>
            <w:left w:val="none" w:sz="0" w:space="0" w:color="auto"/>
            <w:bottom w:val="none" w:sz="0" w:space="0" w:color="auto"/>
            <w:right w:val="none" w:sz="0" w:space="0" w:color="auto"/>
          </w:divBdr>
        </w:div>
        <w:div w:id="80491440">
          <w:marLeft w:val="480"/>
          <w:marRight w:val="0"/>
          <w:marTop w:val="0"/>
          <w:marBottom w:val="0"/>
          <w:divBdr>
            <w:top w:val="none" w:sz="0" w:space="0" w:color="auto"/>
            <w:left w:val="none" w:sz="0" w:space="0" w:color="auto"/>
            <w:bottom w:val="none" w:sz="0" w:space="0" w:color="auto"/>
            <w:right w:val="none" w:sz="0" w:space="0" w:color="auto"/>
          </w:divBdr>
        </w:div>
        <w:div w:id="193886980">
          <w:marLeft w:val="480"/>
          <w:marRight w:val="0"/>
          <w:marTop w:val="0"/>
          <w:marBottom w:val="0"/>
          <w:divBdr>
            <w:top w:val="none" w:sz="0" w:space="0" w:color="auto"/>
            <w:left w:val="none" w:sz="0" w:space="0" w:color="auto"/>
            <w:bottom w:val="none" w:sz="0" w:space="0" w:color="auto"/>
            <w:right w:val="none" w:sz="0" w:space="0" w:color="auto"/>
          </w:divBdr>
        </w:div>
        <w:div w:id="1996568729">
          <w:marLeft w:val="480"/>
          <w:marRight w:val="0"/>
          <w:marTop w:val="0"/>
          <w:marBottom w:val="0"/>
          <w:divBdr>
            <w:top w:val="none" w:sz="0" w:space="0" w:color="auto"/>
            <w:left w:val="none" w:sz="0" w:space="0" w:color="auto"/>
            <w:bottom w:val="none" w:sz="0" w:space="0" w:color="auto"/>
            <w:right w:val="none" w:sz="0" w:space="0" w:color="auto"/>
          </w:divBdr>
        </w:div>
        <w:div w:id="1290939988">
          <w:marLeft w:val="480"/>
          <w:marRight w:val="0"/>
          <w:marTop w:val="0"/>
          <w:marBottom w:val="0"/>
          <w:divBdr>
            <w:top w:val="none" w:sz="0" w:space="0" w:color="auto"/>
            <w:left w:val="none" w:sz="0" w:space="0" w:color="auto"/>
            <w:bottom w:val="none" w:sz="0" w:space="0" w:color="auto"/>
            <w:right w:val="none" w:sz="0" w:space="0" w:color="auto"/>
          </w:divBdr>
        </w:div>
        <w:div w:id="1781492619">
          <w:marLeft w:val="480"/>
          <w:marRight w:val="0"/>
          <w:marTop w:val="0"/>
          <w:marBottom w:val="0"/>
          <w:divBdr>
            <w:top w:val="none" w:sz="0" w:space="0" w:color="auto"/>
            <w:left w:val="none" w:sz="0" w:space="0" w:color="auto"/>
            <w:bottom w:val="none" w:sz="0" w:space="0" w:color="auto"/>
            <w:right w:val="none" w:sz="0" w:space="0" w:color="auto"/>
          </w:divBdr>
        </w:div>
        <w:div w:id="1744259259">
          <w:marLeft w:val="480"/>
          <w:marRight w:val="0"/>
          <w:marTop w:val="0"/>
          <w:marBottom w:val="0"/>
          <w:divBdr>
            <w:top w:val="none" w:sz="0" w:space="0" w:color="auto"/>
            <w:left w:val="none" w:sz="0" w:space="0" w:color="auto"/>
            <w:bottom w:val="none" w:sz="0" w:space="0" w:color="auto"/>
            <w:right w:val="none" w:sz="0" w:space="0" w:color="auto"/>
          </w:divBdr>
        </w:div>
        <w:div w:id="1211262708">
          <w:marLeft w:val="480"/>
          <w:marRight w:val="0"/>
          <w:marTop w:val="0"/>
          <w:marBottom w:val="0"/>
          <w:divBdr>
            <w:top w:val="none" w:sz="0" w:space="0" w:color="auto"/>
            <w:left w:val="none" w:sz="0" w:space="0" w:color="auto"/>
            <w:bottom w:val="none" w:sz="0" w:space="0" w:color="auto"/>
            <w:right w:val="none" w:sz="0" w:space="0" w:color="auto"/>
          </w:divBdr>
        </w:div>
        <w:div w:id="929898587">
          <w:marLeft w:val="480"/>
          <w:marRight w:val="0"/>
          <w:marTop w:val="0"/>
          <w:marBottom w:val="0"/>
          <w:divBdr>
            <w:top w:val="none" w:sz="0" w:space="0" w:color="auto"/>
            <w:left w:val="none" w:sz="0" w:space="0" w:color="auto"/>
            <w:bottom w:val="none" w:sz="0" w:space="0" w:color="auto"/>
            <w:right w:val="none" w:sz="0" w:space="0" w:color="auto"/>
          </w:divBdr>
        </w:div>
        <w:div w:id="1220940829">
          <w:marLeft w:val="480"/>
          <w:marRight w:val="0"/>
          <w:marTop w:val="0"/>
          <w:marBottom w:val="0"/>
          <w:divBdr>
            <w:top w:val="none" w:sz="0" w:space="0" w:color="auto"/>
            <w:left w:val="none" w:sz="0" w:space="0" w:color="auto"/>
            <w:bottom w:val="none" w:sz="0" w:space="0" w:color="auto"/>
            <w:right w:val="none" w:sz="0" w:space="0" w:color="auto"/>
          </w:divBdr>
        </w:div>
        <w:div w:id="420104602">
          <w:marLeft w:val="480"/>
          <w:marRight w:val="0"/>
          <w:marTop w:val="0"/>
          <w:marBottom w:val="0"/>
          <w:divBdr>
            <w:top w:val="none" w:sz="0" w:space="0" w:color="auto"/>
            <w:left w:val="none" w:sz="0" w:space="0" w:color="auto"/>
            <w:bottom w:val="none" w:sz="0" w:space="0" w:color="auto"/>
            <w:right w:val="none" w:sz="0" w:space="0" w:color="auto"/>
          </w:divBdr>
        </w:div>
        <w:div w:id="1100874504">
          <w:marLeft w:val="480"/>
          <w:marRight w:val="0"/>
          <w:marTop w:val="0"/>
          <w:marBottom w:val="0"/>
          <w:divBdr>
            <w:top w:val="none" w:sz="0" w:space="0" w:color="auto"/>
            <w:left w:val="none" w:sz="0" w:space="0" w:color="auto"/>
            <w:bottom w:val="none" w:sz="0" w:space="0" w:color="auto"/>
            <w:right w:val="none" w:sz="0" w:space="0" w:color="auto"/>
          </w:divBdr>
        </w:div>
      </w:divsChild>
    </w:div>
    <w:div w:id="1124731699">
      <w:bodyDiv w:val="1"/>
      <w:marLeft w:val="0"/>
      <w:marRight w:val="0"/>
      <w:marTop w:val="0"/>
      <w:marBottom w:val="0"/>
      <w:divBdr>
        <w:top w:val="none" w:sz="0" w:space="0" w:color="auto"/>
        <w:left w:val="none" w:sz="0" w:space="0" w:color="auto"/>
        <w:bottom w:val="none" w:sz="0" w:space="0" w:color="auto"/>
        <w:right w:val="none" w:sz="0" w:space="0" w:color="auto"/>
      </w:divBdr>
    </w:div>
    <w:div w:id="1125001114">
      <w:bodyDiv w:val="1"/>
      <w:marLeft w:val="0"/>
      <w:marRight w:val="0"/>
      <w:marTop w:val="0"/>
      <w:marBottom w:val="0"/>
      <w:divBdr>
        <w:top w:val="none" w:sz="0" w:space="0" w:color="auto"/>
        <w:left w:val="none" w:sz="0" w:space="0" w:color="auto"/>
        <w:bottom w:val="none" w:sz="0" w:space="0" w:color="auto"/>
        <w:right w:val="none" w:sz="0" w:space="0" w:color="auto"/>
      </w:divBdr>
    </w:div>
    <w:div w:id="1125003533">
      <w:bodyDiv w:val="1"/>
      <w:marLeft w:val="0"/>
      <w:marRight w:val="0"/>
      <w:marTop w:val="0"/>
      <w:marBottom w:val="0"/>
      <w:divBdr>
        <w:top w:val="none" w:sz="0" w:space="0" w:color="auto"/>
        <w:left w:val="none" w:sz="0" w:space="0" w:color="auto"/>
        <w:bottom w:val="none" w:sz="0" w:space="0" w:color="auto"/>
        <w:right w:val="none" w:sz="0" w:space="0" w:color="auto"/>
      </w:divBdr>
    </w:div>
    <w:div w:id="1126587139">
      <w:bodyDiv w:val="1"/>
      <w:marLeft w:val="0"/>
      <w:marRight w:val="0"/>
      <w:marTop w:val="0"/>
      <w:marBottom w:val="0"/>
      <w:divBdr>
        <w:top w:val="none" w:sz="0" w:space="0" w:color="auto"/>
        <w:left w:val="none" w:sz="0" w:space="0" w:color="auto"/>
        <w:bottom w:val="none" w:sz="0" w:space="0" w:color="auto"/>
        <w:right w:val="none" w:sz="0" w:space="0" w:color="auto"/>
      </w:divBdr>
    </w:div>
    <w:div w:id="1126702421">
      <w:bodyDiv w:val="1"/>
      <w:marLeft w:val="0"/>
      <w:marRight w:val="0"/>
      <w:marTop w:val="0"/>
      <w:marBottom w:val="0"/>
      <w:divBdr>
        <w:top w:val="none" w:sz="0" w:space="0" w:color="auto"/>
        <w:left w:val="none" w:sz="0" w:space="0" w:color="auto"/>
        <w:bottom w:val="none" w:sz="0" w:space="0" w:color="auto"/>
        <w:right w:val="none" w:sz="0" w:space="0" w:color="auto"/>
      </w:divBdr>
    </w:div>
    <w:div w:id="1128087414">
      <w:bodyDiv w:val="1"/>
      <w:marLeft w:val="0"/>
      <w:marRight w:val="0"/>
      <w:marTop w:val="0"/>
      <w:marBottom w:val="0"/>
      <w:divBdr>
        <w:top w:val="none" w:sz="0" w:space="0" w:color="auto"/>
        <w:left w:val="none" w:sz="0" w:space="0" w:color="auto"/>
        <w:bottom w:val="none" w:sz="0" w:space="0" w:color="auto"/>
        <w:right w:val="none" w:sz="0" w:space="0" w:color="auto"/>
      </w:divBdr>
    </w:div>
    <w:div w:id="1128551056">
      <w:bodyDiv w:val="1"/>
      <w:marLeft w:val="0"/>
      <w:marRight w:val="0"/>
      <w:marTop w:val="0"/>
      <w:marBottom w:val="0"/>
      <w:divBdr>
        <w:top w:val="none" w:sz="0" w:space="0" w:color="auto"/>
        <w:left w:val="none" w:sz="0" w:space="0" w:color="auto"/>
        <w:bottom w:val="none" w:sz="0" w:space="0" w:color="auto"/>
        <w:right w:val="none" w:sz="0" w:space="0" w:color="auto"/>
      </w:divBdr>
    </w:div>
    <w:div w:id="1130123188">
      <w:bodyDiv w:val="1"/>
      <w:marLeft w:val="0"/>
      <w:marRight w:val="0"/>
      <w:marTop w:val="0"/>
      <w:marBottom w:val="0"/>
      <w:divBdr>
        <w:top w:val="none" w:sz="0" w:space="0" w:color="auto"/>
        <w:left w:val="none" w:sz="0" w:space="0" w:color="auto"/>
        <w:bottom w:val="none" w:sz="0" w:space="0" w:color="auto"/>
        <w:right w:val="none" w:sz="0" w:space="0" w:color="auto"/>
      </w:divBdr>
    </w:div>
    <w:div w:id="1130710614">
      <w:bodyDiv w:val="1"/>
      <w:marLeft w:val="0"/>
      <w:marRight w:val="0"/>
      <w:marTop w:val="0"/>
      <w:marBottom w:val="0"/>
      <w:divBdr>
        <w:top w:val="none" w:sz="0" w:space="0" w:color="auto"/>
        <w:left w:val="none" w:sz="0" w:space="0" w:color="auto"/>
        <w:bottom w:val="none" w:sz="0" w:space="0" w:color="auto"/>
        <w:right w:val="none" w:sz="0" w:space="0" w:color="auto"/>
      </w:divBdr>
    </w:div>
    <w:div w:id="1130900387">
      <w:bodyDiv w:val="1"/>
      <w:marLeft w:val="0"/>
      <w:marRight w:val="0"/>
      <w:marTop w:val="0"/>
      <w:marBottom w:val="0"/>
      <w:divBdr>
        <w:top w:val="none" w:sz="0" w:space="0" w:color="auto"/>
        <w:left w:val="none" w:sz="0" w:space="0" w:color="auto"/>
        <w:bottom w:val="none" w:sz="0" w:space="0" w:color="auto"/>
        <w:right w:val="none" w:sz="0" w:space="0" w:color="auto"/>
      </w:divBdr>
    </w:div>
    <w:div w:id="1131752302">
      <w:bodyDiv w:val="1"/>
      <w:marLeft w:val="0"/>
      <w:marRight w:val="0"/>
      <w:marTop w:val="0"/>
      <w:marBottom w:val="0"/>
      <w:divBdr>
        <w:top w:val="none" w:sz="0" w:space="0" w:color="auto"/>
        <w:left w:val="none" w:sz="0" w:space="0" w:color="auto"/>
        <w:bottom w:val="none" w:sz="0" w:space="0" w:color="auto"/>
        <w:right w:val="none" w:sz="0" w:space="0" w:color="auto"/>
      </w:divBdr>
    </w:div>
    <w:div w:id="1133787978">
      <w:bodyDiv w:val="1"/>
      <w:marLeft w:val="0"/>
      <w:marRight w:val="0"/>
      <w:marTop w:val="0"/>
      <w:marBottom w:val="0"/>
      <w:divBdr>
        <w:top w:val="none" w:sz="0" w:space="0" w:color="auto"/>
        <w:left w:val="none" w:sz="0" w:space="0" w:color="auto"/>
        <w:bottom w:val="none" w:sz="0" w:space="0" w:color="auto"/>
        <w:right w:val="none" w:sz="0" w:space="0" w:color="auto"/>
      </w:divBdr>
    </w:div>
    <w:div w:id="1134061568">
      <w:bodyDiv w:val="1"/>
      <w:marLeft w:val="0"/>
      <w:marRight w:val="0"/>
      <w:marTop w:val="0"/>
      <w:marBottom w:val="0"/>
      <w:divBdr>
        <w:top w:val="none" w:sz="0" w:space="0" w:color="auto"/>
        <w:left w:val="none" w:sz="0" w:space="0" w:color="auto"/>
        <w:bottom w:val="none" w:sz="0" w:space="0" w:color="auto"/>
        <w:right w:val="none" w:sz="0" w:space="0" w:color="auto"/>
      </w:divBdr>
    </w:div>
    <w:div w:id="1134718142">
      <w:bodyDiv w:val="1"/>
      <w:marLeft w:val="0"/>
      <w:marRight w:val="0"/>
      <w:marTop w:val="0"/>
      <w:marBottom w:val="0"/>
      <w:divBdr>
        <w:top w:val="none" w:sz="0" w:space="0" w:color="auto"/>
        <w:left w:val="none" w:sz="0" w:space="0" w:color="auto"/>
        <w:bottom w:val="none" w:sz="0" w:space="0" w:color="auto"/>
        <w:right w:val="none" w:sz="0" w:space="0" w:color="auto"/>
      </w:divBdr>
    </w:div>
    <w:div w:id="1134719584">
      <w:bodyDiv w:val="1"/>
      <w:marLeft w:val="0"/>
      <w:marRight w:val="0"/>
      <w:marTop w:val="0"/>
      <w:marBottom w:val="0"/>
      <w:divBdr>
        <w:top w:val="none" w:sz="0" w:space="0" w:color="auto"/>
        <w:left w:val="none" w:sz="0" w:space="0" w:color="auto"/>
        <w:bottom w:val="none" w:sz="0" w:space="0" w:color="auto"/>
        <w:right w:val="none" w:sz="0" w:space="0" w:color="auto"/>
      </w:divBdr>
    </w:div>
    <w:div w:id="1139880135">
      <w:bodyDiv w:val="1"/>
      <w:marLeft w:val="0"/>
      <w:marRight w:val="0"/>
      <w:marTop w:val="0"/>
      <w:marBottom w:val="0"/>
      <w:divBdr>
        <w:top w:val="none" w:sz="0" w:space="0" w:color="auto"/>
        <w:left w:val="none" w:sz="0" w:space="0" w:color="auto"/>
        <w:bottom w:val="none" w:sz="0" w:space="0" w:color="auto"/>
        <w:right w:val="none" w:sz="0" w:space="0" w:color="auto"/>
      </w:divBdr>
    </w:div>
    <w:div w:id="1141848191">
      <w:bodyDiv w:val="1"/>
      <w:marLeft w:val="0"/>
      <w:marRight w:val="0"/>
      <w:marTop w:val="0"/>
      <w:marBottom w:val="0"/>
      <w:divBdr>
        <w:top w:val="none" w:sz="0" w:space="0" w:color="auto"/>
        <w:left w:val="none" w:sz="0" w:space="0" w:color="auto"/>
        <w:bottom w:val="none" w:sz="0" w:space="0" w:color="auto"/>
        <w:right w:val="none" w:sz="0" w:space="0" w:color="auto"/>
      </w:divBdr>
    </w:div>
    <w:div w:id="1142309853">
      <w:bodyDiv w:val="1"/>
      <w:marLeft w:val="0"/>
      <w:marRight w:val="0"/>
      <w:marTop w:val="0"/>
      <w:marBottom w:val="0"/>
      <w:divBdr>
        <w:top w:val="none" w:sz="0" w:space="0" w:color="auto"/>
        <w:left w:val="none" w:sz="0" w:space="0" w:color="auto"/>
        <w:bottom w:val="none" w:sz="0" w:space="0" w:color="auto"/>
        <w:right w:val="none" w:sz="0" w:space="0" w:color="auto"/>
      </w:divBdr>
    </w:div>
    <w:div w:id="1144470731">
      <w:bodyDiv w:val="1"/>
      <w:marLeft w:val="0"/>
      <w:marRight w:val="0"/>
      <w:marTop w:val="0"/>
      <w:marBottom w:val="0"/>
      <w:divBdr>
        <w:top w:val="none" w:sz="0" w:space="0" w:color="auto"/>
        <w:left w:val="none" w:sz="0" w:space="0" w:color="auto"/>
        <w:bottom w:val="none" w:sz="0" w:space="0" w:color="auto"/>
        <w:right w:val="none" w:sz="0" w:space="0" w:color="auto"/>
      </w:divBdr>
    </w:div>
    <w:div w:id="1146434045">
      <w:bodyDiv w:val="1"/>
      <w:marLeft w:val="0"/>
      <w:marRight w:val="0"/>
      <w:marTop w:val="0"/>
      <w:marBottom w:val="0"/>
      <w:divBdr>
        <w:top w:val="none" w:sz="0" w:space="0" w:color="auto"/>
        <w:left w:val="none" w:sz="0" w:space="0" w:color="auto"/>
        <w:bottom w:val="none" w:sz="0" w:space="0" w:color="auto"/>
        <w:right w:val="none" w:sz="0" w:space="0" w:color="auto"/>
      </w:divBdr>
    </w:div>
    <w:div w:id="1147236820">
      <w:bodyDiv w:val="1"/>
      <w:marLeft w:val="0"/>
      <w:marRight w:val="0"/>
      <w:marTop w:val="0"/>
      <w:marBottom w:val="0"/>
      <w:divBdr>
        <w:top w:val="none" w:sz="0" w:space="0" w:color="auto"/>
        <w:left w:val="none" w:sz="0" w:space="0" w:color="auto"/>
        <w:bottom w:val="none" w:sz="0" w:space="0" w:color="auto"/>
        <w:right w:val="none" w:sz="0" w:space="0" w:color="auto"/>
      </w:divBdr>
    </w:div>
    <w:div w:id="1148788869">
      <w:bodyDiv w:val="1"/>
      <w:marLeft w:val="0"/>
      <w:marRight w:val="0"/>
      <w:marTop w:val="0"/>
      <w:marBottom w:val="0"/>
      <w:divBdr>
        <w:top w:val="none" w:sz="0" w:space="0" w:color="auto"/>
        <w:left w:val="none" w:sz="0" w:space="0" w:color="auto"/>
        <w:bottom w:val="none" w:sz="0" w:space="0" w:color="auto"/>
        <w:right w:val="none" w:sz="0" w:space="0" w:color="auto"/>
      </w:divBdr>
    </w:div>
    <w:div w:id="1150828424">
      <w:bodyDiv w:val="1"/>
      <w:marLeft w:val="0"/>
      <w:marRight w:val="0"/>
      <w:marTop w:val="0"/>
      <w:marBottom w:val="0"/>
      <w:divBdr>
        <w:top w:val="none" w:sz="0" w:space="0" w:color="auto"/>
        <w:left w:val="none" w:sz="0" w:space="0" w:color="auto"/>
        <w:bottom w:val="none" w:sz="0" w:space="0" w:color="auto"/>
        <w:right w:val="none" w:sz="0" w:space="0" w:color="auto"/>
      </w:divBdr>
    </w:div>
    <w:div w:id="1151559731">
      <w:bodyDiv w:val="1"/>
      <w:marLeft w:val="0"/>
      <w:marRight w:val="0"/>
      <w:marTop w:val="0"/>
      <w:marBottom w:val="0"/>
      <w:divBdr>
        <w:top w:val="none" w:sz="0" w:space="0" w:color="auto"/>
        <w:left w:val="none" w:sz="0" w:space="0" w:color="auto"/>
        <w:bottom w:val="none" w:sz="0" w:space="0" w:color="auto"/>
        <w:right w:val="none" w:sz="0" w:space="0" w:color="auto"/>
      </w:divBdr>
    </w:div>
    <w:div w:id="1153527272">
      <w:bodyDiv w:val="1"/>
      <w:marLeft w:val="0"/>
      <w:marRight w:val="0"/>
      <w:marTop w:val="0"/>
      <w:marBottom w:val="0"/>
      <w:divBdr>
        <w:top w:val="none" w:sz="0" w:space="0" w:color="auto"/>
        <w:left w:val="none" w:sz="0" w:space="0" w:color="auto"/>
        <w:bottom w:val="none" w:sz="0" w:space="0" w:color="auto"/>
        <w:right w:val="none" w:sz="0" w:space="0" w:color="auto"/>
      </w:divBdr>
    </w:div>
    <w:div w:id="1153568556">
      <w:bodyDiv w:val="1"/>
      <w:marLeft w:val="0"/>
      <w:marRight w:val="0"/>
      <w:marTop w:val="0"/>
      <w:marBottom w:val="0"/>
      <w:divBdr>
        <w:top w:val="none" w:sz="0" w:space="0" w:color="auto"/>
        <w:left w:val="none" w:sz="0" w:space="0" w:color="auto"/>
        <w:bottom w:val="none" w:sz="0" w:space="0" w:color="auto"/>
        <w:right w:val="none" w:sz="0" w:space="0" w:color="auto"/>
      </w:divBdr>
    </w:div>
    <w:div w:id="1157915763">
      <w:bodyDiv w:val="1"/>
      <w:marLeft w:val="0"/>
      <w:marRight w:val="0"/>
      <w:marTop w:val="0"/>
      <w:marBottom w:val="0"/>
      <w:divBdr>
        <w:top w:val="none" w:sz="0" w:space="0" w:color="auto"/>
        <w:left w:val="none" w:sz="0" w:space="0" w:color="auto"/>
        <w:bottom w:val="none" w:sz="0" w:space="0" w:color="auto"/>
        <w:right w:val="none" w:sz="0" w:space="0" w:color="auto"/>
      </w:divBdr>
    </w:div>
    <w:div w:id="1158691876">
      <w:bodyDiv w:val="1"/>
      <w:marLeft w:val="0"/>
      <w:marRight w:val="0"/>
      <w:marTop w:val="0"/>
      <w:marBottom w:val="0"/>
      <w:divBdr>
        <w:top w:val="none" w:sz="0" w:space="0" w:color="auto"/>
        <w:left w:val="none" w:sz="0" w:space="0" w:color="auto"/>
        <w:bottom w:val="none" w:sz="0" w:space="0" w:color="auto"/>
        <w:right w:val="none" w:sz="0" w:space="0" w:color="auto"/>
      </w:divBdr>
    </w:div>
    <w:div w:id="1160923889">
      <w:bodyDiv w:val="1"/>
      <w:marLeft w:val="0"/>
      <w:marRight w:val="0"/>
      <w:marTop w:val="0"/>
      <w:marBottom w:val="0"/>
      <w:divBdr>
        <w:top w:val="none" w:sz="0" w:space="0" w:color="auto"/>
        <w:left w:val="none" w:sz="0" w:space="0" w:color="auto"/>
        <w:bottom w:val="none" w:sz="0" w:space="0" w:color="auto"/>
        <w:right w:val="none" w:sz="0" w:space="0" w:color="auto"/>
      </w:divBdr>
    </w:div>
    <w:div w:id="1161047196">
      <w:bodyDiv w:val="1"/>
      <w:marLeft w:val="0"/>
      <w:marRight w:val="0"/>
      <w:marTop w:val="0"/>
      <w:marBottom w:val="0"/>
      <w:divBdr>
        <w:top w:val="none" w:sz="0" w:space="0" w:color="auto"/>
        <w:left w:val="none" w:sz="0" w:space="0" w:color="auto"/>
        <w:bottom w:val="none" w:sz="0" w:space="0" w:color="auto"/>
        <w:right w:val="none" w:sz="0" w:space="0" w:color="auto"/>
      </w:divBdr>
    </w:div>
    <w:div w:id="1162741343">
      <w:bodyDiv w:val="1"/>
      <w:marLeft w:val="0"/>
      <w:marRight w:val="0"/>
      <w:marTop w:val="0"/>
      <w:marBottom w:val="0"/>
      <w:divBdr>
        <w:top w:val="none" w:sz="0" w:space="0" w:color="auto"/>
        <w:left w:val="none" w:sz="0" w:space="0" w:color="auto"/>
        <w:bottom w:val="none" w:sz="0" w:space="0" w:color="auto"/>
        <w:right w:val="none" w:sz="0" w:space="0" w:color="auto"/>
      </w:divBdr>
    </w:div>
    <w:div w:id="1163735519">
      <w:bodyDiv w:val="1"/>
      <w:marLeft w:val="0"/>
      <w:marRight w:val="0"/>
      <w:marTop w:val="0"/>
      <w:marBottom w:val="0"/>
      <w:divBdr>
        <w:top w:val="none" w:sz="0" w:space="0" w:color="auto"/>
        <w:left w:val="none" w:sz="0" w:space="0" w:color="auto"/>
        <w:bottom w:val="none" w:sz="0" w:space="0" w:color="auto"/>
        <w:right w:val="none" w:sz="0" w:space="0" w:color="auto"/>
      </w:divBdr>
    </w:div>
    <w:div w:id="1165318282">
      <w:bodyDiv w:val="1"/>
      <w:marLeft w:val="0"/>
      <w:marRight w:val="0"/>
      <w:marTop w:val="0"/>
      <w:marBottom w:val="0"/>
      <w:divBdr>
        <w:top w:val="none" w:sz="0" w:space="0" w:color="auto"/>
        <w:left w:val="none" w:sz="0" w:space="0" w:color="auto"/>
        <w:bottom w:val="none" w:sz="0" w:space="0" w:color="auto"/>
        <w:right w:val="none" w:sz="0" w:space="0" w:color="auto"/>
      </w:divBdr>
    </w:div>
    <w:div w:id="1165780619">
      <w:bodyDiv w:val="1"/>
      <w:marLeft w:val="0"/>
      <w:marRight w:val="0"/>
      <w:marTop w:val="0"/>
      <w:marBottom w:val="0"/>
      <w:divBdr>
        <w:top w:val="none" w:sz="0" w:space="0" w:color="auto"/>
        <w:left w:val="none" w:sz="0" w:space="0" w:color="auto"/>
        <w:bottom w:val="none" w:sz="0" w:space="0" w:color="auto"/>
        <w:right w:val="none" w:sz="0" w:space="0" w:color="auto"/>
      </w:divBdr>
    </w:div>
    <w:div w:id="1169758140">
      <w:bodyDiv w:val="1"/>
      <w:marLeft w:val="0"/>
      <w:marRight w:val="0"/>
      <w:marTop w:val="0"/>
      <w:marBottom w:val="0"/>
      <w:divBdr>
        <w:top w:val="none" w:sz="0" w:space="0" w:color="auto"/>
        <w:left w:val="none" w:sz="0" w:space="0" w:color="auto"/>
        <w:bottom w:val="none" w:sz="0" w:space="0" w:color="auto"/>
        <w:right w:val="none" w:sz="0" w:space="0" w:color="auto"/>
      </w:divBdr>
      <w:divsChild>
        <w:div w:id="2121101222">
          <w:marLeft w:val="480"/>
          <w:marRight w:val="0"/>
          <w:marTop w:val="0"/>
          <w:marBottom w:val="0"/>
          <w:divBdr>
            <w:top w:val="none" w:sz="0" w:space="0" w:color="auto"/>
            <w:left w:val="none" w:sz="0" w:space="0" w:color="auto"/>
            <w:bottom w:val="none" w:sz="0" w:space="0" w:color="auto"/>
            <w:right w:val="none" w:sz="0" w:space="0" w:color="auto"/>
          </w:divBdr>
        </w:div>
        <w:div w:id="1570388311">
          <w:marLeft w:val="480"/>
          <w:marRight w:val="0"/>
          <w:marTop w:val="0"/>
          <w:marBottom w:val="0"/>
          <w:divBdr>
            <w:top w:val="none" w:sz="0" w:space="0" w:color="auto"/>
            <w:left w:val="none" w:sz="0" w:space="0" w:color="auto"/>
            <w:bottom w:val="none" w:sz="0" w:space="0" w:color="auto"/>
            <w:right w:val="none" w:sz="0" w:space="0" w:color="auto"/>
          </w:divBdr>
        </w:div>
        <w:div w:id="1577207312">
          <w:marLeft w:val="480"/>
          <w:marRight w:val="0"/>
          <w:marTop w:val="0"/>
          <w:marBottom w:val="0"/>
          <w:divBdr>
            <w:top w:val="none" w:sz="0" w:space="0" w:color="auto"/>
            <w:left w:val="none" w:sz="0" w:space="0" w:color="auto"/>
            <w:bottom w:val="none" w:sz="0" w:space="0" w:color="auto"/>
            <w:right w:val="none" w:sz="0" w:space="0" w:color="auto"/>
          </w:divBdr>
        </w:div>
        <w:div w:id="9138">
          <w:marLeft w:val="480"/>
          <w:marRight w:val="0"/>
          <w:marTop w:val="0"/>
          <w:marBottom w:val="0"/>
          <w:divBdr>
            <w:top w:val="none" w:sz="0" w:space="0" w:color="auto"/>
            <w:left w:val="none" w:sz="0" w:space="0" w:color="auto"/>
            <w:bottom w:val="none" w:sz="0" w:space="0" w:color="auto"/>
            <w:right w:val="none" w:sz="0" w:space="0" w:color="auto"/>
          </w:divBdr>
        </w:div>
        <w:div w:id="79763081">
          <w:marLeft w:val="480"/>
          <w:marRight w:val="0"/>
          <w:marTop w:val="0"/>
          <w:marBottom w:val="0"/>
          <w:divBdr>
            <w:top w:val="none" w:sz="0" w:space="0" w:color="auto"/>
            <w:left w:val="none" w:sz="0" w:space="0" w:color="auto"/>
            <w:bottom w:val="none" w:sz="0" w:space="0" w:color="auto"/>
            <w:right w:val="none" w:sz="0" w:space="0" w:color="auto"/>
          </w:divBdr>
        </w:div>
        <w:div w:id="339240236">
          <w:marLeft w:val="480"/>
          <w:marRight w:val="0"/>
          <w:marTop w:val="0"/>
          <w:marBottom w:val="0"/>
          <w:divBdr>
            <w:top w:val="none" w:sz="0" w:space="0" w:color="auto"/>
            <w:left w:val="none" w:sz="0" w:space="0" w:color="auto"/>
            <w:bottom w:val="none" w:sz="0" w:space="0" w:color="auto"/>
            <w:right w:val="none" w:sz="0" w:space="0" w:color="auto"/>
          </w:divBdr>
        </w:div>
        <w:div w:id="2018729331">
          <w:marLeft w:val="480"/>
          <w:marRight w:val="0"/>
          <w:marTop w:val="0"/>
          <w:marBottom w:val="0"/>
          <w:divBdr>
            <w:top w:val="none" w:sz="0" w:space="0" w:color="auto"/>
            <w:left w:val="none" w:sz="0" w:space="0" w:color="auto"/>
            <w:bottom w:val="none" w:sz="0" w:space="0" w:color="auto"/>
            <w:right w:val="none" w:sz="0" w:space="0" w:color="auto"/>
          </w:divBdr>
        </w:div>
        <w:div w:id="725494839">
          <w:marLeft w:val="480"/>
          <w:marRight w:val="0"/>
          <w:marTop w:val="0"/>
          <w:marBottom w:val="0"/>
          <w:divBdr>
            <w:top w:val="none" w:sz="0" w:space="0" w:color="auto"/>
            <w:left w:val="none" w:sz="0" w:space="0" w:color="auto"/>
            <w:bottom w:val="none" w:sz="0" w:space="0" w:color="auto"/>
            <w:right w:val="none" w:sz="0" w:space="0" w:color="auto"/>
          </w:divBdr>
        </w:div>
        <w:div w:id="1568804234">
          <w:marLeft w:val="480"/>
          <w:marRight w:val="0"/>
          <w:marTop w:val="0"/>
          <w:marBottom w:val="0"/>
          <w:divBdr>
            <w:top w:val="none" w:sz="0" w:space="0" w:color="auto"/>
            <w:left w:val="none" w:sz="0" w:space="0" w:color="auto"/>
            <w:bottom w:val="none" w:sz="0" w:space="0" w:color="auto"/>
            <w:right w:val="none" w:sz="0" w:space="0" w:color="auto"/>
          </w:divBdr>
        </w:div>
        <w:div w:id="1940601078">
          <w:marLeft w:val="480"/>
          <w:marRight w:val="0"/>
          <w:marTop w:val="0"/>
          <w:marBottom w:val="0"/>
          <w:divBdr>
            <w:top w:val="none" w:sz="0" w:space="0" w:color="auto"/>
            <w:left w:val="none" w:sz="0" w:space="0" w:color="auto"/>
            <w:bottom w:val="none" w:sz="0" w:space="0" w:color="auto"/>
            <w:right w:val="none" w:sz="0" w:space="0" w:color="auto"/>
          </w:divBdr>
        </w:div>
        <w:div w:id="1475564461">
          <w:marLeft w:val="480"/>
          <w:marRight w:val="0"/>
          <w:marTop w:val="0"/>
          <w:marBottom w:val="0"/>
          <w:divBdr>
            <w:top w:val="none" w:sz="0" w:space="0" w:color="auto"/>
            <w:left w:val="none" w:sz="0" w:space="0" w:color="auto"/>
            <w:bottom w:val="none" w:sz="0" w:space="0" w:color="auto"/>
            <w:right w:val="none" w:sz="0" w:space="0" w:color="auto"/>
          </w:divBdr>
        </w:div>
        <w:div w:id="1162429384">
          <w:marLeft w:val="480"/>
          <w:marRight w:val="0"/>
          <w:marTop w:val="0"/>
          <w:marBottom w:val="0"/>
          <w:divBdr>
            <w:top w:val="none" w:sz="0" w:space="0" w:color="auto"/>
            <w:left w:val="none" w:sz="0" w:space="0" w:color="auto"/>
            <w:bottom w:val="none" w:sz="0" w:space="0" w:color="auto"/>
            <w:right w:val="none" w:sz="0" w:space="0" w:color="auto"/>
          </w:divBdr>
        </w:div>
        <w:div w:id="1738436679">
          <w:marLeft w:val="480"/>
          <w:marRight w:val="0"/>
          <w:marTop w:val="0"/>
          <w:marBottom w:val="0"/>
          <w:divBdr>
            <w:top w:val="none" w:sz="0" w:space="0" w:color="auto"/>
            <w:left w:val="none" w:sz="0" w:space="0" w:color="auto"/>
            <w:bottom w:val="none" w:sz="0" w:space="0" w:color="auto"/>
            <w:right w:val="none" w:sz="0" w:space="0" w:color="auto"/>
          </w:divBdr>
        </w:div>
        <w:div w:id="123040689">
          <w:marLeft w:val="480"/>
          <w:marRight w:val="0"/>
          <w:marTop w:val="0"/>
          <w:marBottom w:val="0"/>
          <w:divBdr>
            <w:top w:val="none" w:sz="0" w:space="0" w:color="auto"/>
            <w:left w:val="none" w:sz="0" w:space="0" w:color="auto"/>
            <w:bottom w:val="none" w:sz="0" w:space="0" w:color="auto"/>
            <w:right w:val="none" w:sz="0" w:space="0" w:color="auto"/>
          </w:divBdr>
        </w:div>
        <w:div w:id="146632453">
          <w:marLeft w:val="480"/>
          <w:marRight w:val="0"/>
          <w:marTop w:val="0"/>
          <w:marBottom w:val="0"/>
          <w:divBdr>
            <w:top w:val="none" w:sz="0" w:space="0" w:color="auto"/>
            <w:left w:val="none" w:sz="0" w:space="0" w:color="auto"/>
            <w:bottom w:val="none" w:sz="0" w:space="0" w:color="auto"/>
            <w:right w:val="none" w:sz="0" w:space="0" w:color="auto"/>
          </w:divBdr>
        </w:div>
      </w:divsChild>
    </w:div>
    <w:div w:id="1174152020">
      <w:bodyDiv w:val="1"/>
      <w:marLeft w:val="0"/>
      <w:marRight w:val="0"/>
      <w:marTop w:val="0"/>
      <w:marBottom w:val="0"/>
      <w:divBdr>
        <w:top w:val="none" w:sz="0" w:space="0" w:color="auto"/>
        <w:left w:val="none" w:sz="0" w:space="0" w:color="auto"/>
        <w:bottom w:val="none" w:sz="0" w:space="0" w:color="auto"/>
        <w:right w:val="none" w:sz="0" w:space="0" w:color="auto"/>
      </w:divBdr>
    </w:div>
    <w:div w:id="1174298988">
      <w:bodyDiv w:val="1"/>
      <w:marLeft w:val="0"/>
      <w:marRight w:val="0"/>
      <w:marTop w:val="0"/>
      <w:marBottom w:val="0"/>
      <w:divBdr>
        <w:top w:val="none" w:sz="0" w:space="0" w:color="auto"/>
        <w:left w:val="none" w:sz="0" w:space="0" w:color="auto"/>
        <w:bottom w:val="none" w:sz="0" w:space="0" w:color="auto"/>
        <w:right w:val="none" w:sz="0" w:space="0" w:color="auto"/>
      </w:divBdr>
    </w:div>
    <w:div w:id="1175724851">
      <w:bodyDiv w:val="1"/>
      <w:marLeft w:val="0"/>
      <w:marRight w:val="0"/>
      <w:marTop w:val="0"/>
      <w:marBottom w:val="0"/>
      <w:divBdr>
        <w:top w:val="none" w:sz="0" w:space="0" w:color="auto"/>
        <w:left w:val="none" w:sz="0" w:space="0" w:color="auto"/>
        <w:bottom w:val="none" w:sz="0" w:space="0" w:color="auto"/>
        <w:right w:val="none" w:sz="0" w:space="0" w:color="auto"/>
      </w:divBdr>
    </w:div>
    <w:div w:id="1176573508">
      <w:bodyDiv w:val="1"/>
      <w:marLeft w:val="0"/>
      <w:marRight w:val="0"/>
      <w:marTop w:val="0"/>
      <w:marBottom w:val="0"/>
      <w:divBdr>
        <w:top w:val="none" w:sz="0" w:space="0" w:color="auto"/>
        <w:left w:val="none" w:sz="0" w:space="0" w:color="auto"/>
        <w:bottom w:val="none" w:sz="0" w:space="0" w:color="auto"/>
        <w:right w:val="none" w:sz="0" w:space="0" w:color="auto"/>
      </w:divBdr>
    </w:div>
    <w:div w:id="1177187696">
      <w:bodyDiv w:val="1"/>
      <w:marLeft w:val="0"/>
      <w:marRight w:val="0"/>
      <w:marTop w:val="0"/>
      <w:marBottom w:val="0"/>
      <w:divBdr>
        <w:top w:val="none" w:sz="0" w:space="0" w:color="auto"/>
        <w:left w:val="none" w:sz="0" w:space="0" w:color="auto"/>
        <w:bottom w:val="none" w:sz="0" w:space="0" w:color="auto"/>
        <w:right w:val="none" w:sz="0" w:space="0" w:color="auto"/>
      </w:divBdr>
    </w:div>
    <w:div w:id="1178813985">
      <w:bodyDiv w:val="1"/>
      <w:marLeft w:val="0"/>
      <w:marRight w:val="0"/>
      <w:marTop w:val="0"/>
      <w:marBottom w:val="0"/>
      <w:divBdr>
        <w:top w:val="none" w:sz="0" w:space="0" w:color="auto"/>
        <w:left w:val="none" w:sz="0" w:space="0" w:color="auto"/>
        <w:bottom w:val="none" w:sz="0" w:space="0" w:color="auto"/>
        <w:right w:val="none" w:sz="0" w:space="0" w:color="auto"/>
      </w:divBdr>
    </w:div>
    <w:div w:id="1179733044">
      <w:bodyDiv w:val="1"/>
      <w:marLeft w:val="0"/>
      <w:marRight w:val="0"/>
      <w:marTop w:val="0"/>
      <w:marBottom w:val="0"/>
      <w:divBdr>
        <w:top w:val="none" w:sz="0" w:space="0" w:color="auto"/>
        <w:left w:val="none" w:sz="0" w:space="0" w:color="auto"/>
        <w:bottom w:val="none" w:sz="0" w:space="0" w:color="auto"/>
        <w:right w:val="none" w:sz="0" w:space="0" w:color="auto"/>
      </w:divBdr>
    </w:div>
    <w:div w:id="1180698285">
      <w:bodyDiv w:val="1"/>
      <w:marLeft w:val="0"/>
      <w:marRight w:val="0"/>
      <w:marTop w:val="0"/>
      <w:marBottom w:val="0"/>
      <w:divBdr>
        <w:top w:val="none" w:sz="0" w:space="0" w:color="auto"/>
        <w:left w:val="none" w:sz="0" w:space="0" w:color="auto"/>
        <w:bottom w:val="none" w:sz="0" w:space="0" w:color="auto"/>
        <w:right w:val="none" w:sz="0" w:space="0" w:color="auto"/>
      </w:divBdr>
      <w:divsChild>
        <w:div w:id="2072120847">
          <w:marLeft w:val="480"/>
          <w:marRight w:val="0"/>
          <w:marTop w:val="0"/>
          <w:marBottom w:val="0"/>
          <w:divBdr>
            <w:top w:val="none" w:sz="0" w:space="0" w:color="auto"/>
            <w:left w:val="none" w:sz="0" w:space="0" w:color="auto"/>
            <w:bottom w:val="none" w:sz="0" w:space="0" w:color="auto"/>
            <w:right w:val="none" w:sz="0" w:space="0" w:color="auto"/>
          </w:divBdr>
        </w:div>
        <w:div w:id="1935940673">
          <w:marLeft w:val="480"/>
          <w:marRight w:val="0"/>
          <w:marTop w:val="0"/>
          <w:marBottom w:val="0"/>
          <w:divBdr>
            <w:top w:val="none" w:sz="0" w:space="0" w:color="auto"/>
            <w:left w:val="none" w:sz="0" w:space="0" w:color="auto"/>
            <w:bottom w:val="none" w:sz="0" w:space="0" w:color="auto"/>
            <w:right w:val="none" w:sz="0" w:space="0" w:color="auto"/>
          </w:divBdr>
        </w:div>
        <w:div w:id="1963490320">
          <w:marLeft w:val="480"/>
          <w:marRight w:val="0"/>
          <w:marTop w:val="0"/>
          <w:marBottom w:val="0"/>
          <w:divBdr>
            <w:top w:val="none" w:sz="0" w:space="0" w:color="auto"/>
            <w:left w:val="none" w:sz="0" w:space="0" w:color="auto"/>
            <w:bottom w:val="none" w:sz="0" w:space="0" w:color="auto"/>
            <w:right w:val="none" w:sz="0" w:space="0" w:color="auto"/>
          </w:divBdr>
        </w:div>
        <w:div w:id="548344448">
          <w:marLeft w:val="480"/>
          <w:marRight w:val="0"/>
          <w:marTop w:val="0"/>
          <w:marBottom w:val="0"/>
          <w:divBdr>
            <w:top w:val="none" w:sz="0" w:space="0" w:color="auto"/>
            <w:left w:val="none" w:sz="0" w:space="0" w:color="auto"/>
            <w:bottom w:val="none" w:sz="0" w:space="0" w:color="auto"/>
            <w:right w:val="none" w:sz="0" w:space="0" w:color="auto"/>
          </w:divBdr>
        </w:div>
        <w:div w:id="1124234803">
          <w:marLeft w:val="480"/>
          <w:marRight w:val="0"/>
          <w:marTop w:val="0"/>
          <w:marBottom w:val="0"/>
          <w:divBdr>
            <w:top w:val="none" w:sz="0" w:space="0" w:color="auto"/>
            <w:left w:val="none" w:sz="0" w:space="0" w:color="auto"/>
            <w:bottom w:val="none" w:sz="0" w:space="0" w:color="auto"/>
            <w:right w:val="none" w:sz="0" w:space="0" w:color="auto"/>
          </w:divBdr>
        </w:div>
        <w:div w:id="1033266419">
          <w:marLeft w:val="480"/>
          <w:marRight w:val="0"/>
          <w:marTop w:val="0"/>
          <w:marBottom w:val="0"/>
          <w:divBdr>
            <w:top w:val="none" w:sz="0" w:space="0" w:color="auto"/>
            <w:left w:val="none" w:sz="0" w:space="0" w:color="auto"/>
            <w:bottom w:val="none" w:sz="0" w:space="0" w:color="auto"/>
            <w:right w:val="none" w:sz="0" w:space="0" w:color="auto"/>
          </w:divBdr>
        </w:div>
        <w:div w:id="1469274247">
          <w:marLeft w:val="480"/>
          <w:marRight w:val="0"/>
          <w:marTop w:val="0"/>
          <w:marBottom w:val="0"/>
          <w:divBdr>
            <w:top w:val="none" w:sz="0" w:space="0" w:color="auto"/>
            <w:left w:val="none" w:sz="0" w:space="0" w:color="auto"/>
            <w:bottom w:val="none" w:sz="0" w:space="0" w:color="auto"/>
            <w:right w:val="none" w:sz="0" w:space="0" w:color="auto"/>
          </w:divBdr>
        </w:div>
        <w:div w:id="1304777549">
          <w:marLeft w:val="480"/>
          <w:marRight w:val="0"/>
          <w:marTop w:val="0"/>
          <w:marBottom w:val="0"/>
          <w:divBdr>
            <w:top w:val="none" w:sz="0" w:space="0" w:color="auto"/>
            <w:left w:val="none" w:sz="0" w:space="0" w:color="auto"/>
            <w:bottom w:val="none" w:sz="0" w:space="0" w:color="auto"/>
            <w:right w:val="none" w:sz="0" w:space="0" w:color="auto"/>
          </w:divBdr>
        </w:div>
        <w:div w:id="1693874979">
          <w:marLeft w:val="480"/>
          <w:marRight w:val="0"/>
          <w:marTop w:val="0"/>
          <w:marBottom w:val="0"/>
          <w:divBdr>
            <w:top w:val="none" w:sz="0" w:space="0" w:color="auto"/>
            <w:left w:val="none" w:sz="0" w:space="0" w:color="auto"/>
            <w:bottom w:val="none" w:sz="0" w:space="0" w:color="auto"/>
            <w:right w:val="none" w:sz="0" w:space="0" w:color="auto"/>
          </w:divBdr>
        </w:div>
        <w:div w:id="714542765">
          <w:marLeft w:val="480"/>
          <w:marRight w:val="0"/>
          <w:marTop w:val="0"/>
          <w:marBottom w:val="0"/>
          <w:divBdr>
            <w:top w:val="none" w:sz="0" w:space="0" w:color="auto"/>
            <w:left w:val="none" w:sz="0" w:space="0" w:color="auto"/>
            <w:bottom w:val="none" w:sz="0" w:space="0" w:color="auto"/>
            <w:right w:val="none" w:sz="0" w:space="0" w:color="auto"/>
          </w:divBdr>
        </w:div>
        <w:div w:id="76899648">
          <w:marLeft w:val="480"/>
          <w:marRight w:val="0"/>
          <w:marTop w:val="0"/>
          <w:marBottom w:val="0"/>
          <w:divBdr>
            <w:top w:val="none" w:sz="0" w:space="0" w:color="auto"/>
            <w:left w:val="none" w:sz="0" w:space="0" w:color="auto"/>
            <w:bottom w:val="none" w:sz="0" w:space="0" w:color="auto"/>
            <w:right w:val="none" w:sz="0" w:space="0" w:color="auto"/>
          </w:divBdr>
        </w:div>
        <w:div w:id="1872105511">
          <w:marLeft w:val="480"/>
          <w:marRight w:val="0"/>
          <w:marTop w:val="0"/>
          <w:marBottom w:val="0"/>
          <w:divBdr>
            <w:top w:val="none" w:sz="0" w:space="0" w:color="auto"/>
            <w:left w:val="none" w:sz="0" w:space="0" w:color="auto"/>
            <w:bottom w:val="none" w:sz="0" w:space="0" w:color="auto"/>
            <w:right w:val="none" w:sz="0" w:space="0" w:color="auto"/>
          </w:divBdr>
        </w:div>
        <w:div w:id="1095899415">
          <w:marLeft w:val="480"/>
          <w:marRight w:val="0"/>
          <w:marTop w:val="0"/>
          <w:marBottom w:val="0"/>
          <w:divBdr>
            <w:top w:val="none" w:sz="0" w:space="0" w:color="auto"/>
            <w:left w:val="none" w:sz="0" w:space="0" w:color="auto"/>
            <w:bottom w:val="none" w:sz="0" w:space="0" w:color="auto"/>
            <w:right w:val="none" w:sz="0" w:space="0" w:color="auto"/>
          </w:divBdr>
        </w:div>
        <w:div w:id="191496767">
          <w:marLeft w:val="480"/>
          <w:marRight w:val="0"/>
          <w:marTop w:val="0"/>
          <w:marBottom w:val="0"/>
          <w:divBdr>
            <w:top w:val="none" w:sz="0" w:space="0" w:color="auto"/>
            <w:left w:val="none" w:sz="0" w:space="0" w:color="auto"/>
            <w:bottom w:val="none" w:sz="0" w:space="0" w:color="auto"/>
            <w:right w:val="none" w:sz="0" w:space="0" w:color="auto"/>
          </w:divBdr>
        </w:div>
        <w:div w:id="732778974">
          <w:marLeft w:val="480"/>
          <w:marRight w:val="0"/>
          <w:marTop w:val="0"/>
          <w:marBottom w:val="0"/>
          <w:divBdr>
            <w:top w:val="none" w:sz="0" w:space="0" w:color="auto"/>
            <w:left w:val="none" w:sz="0" w:space="0" w:color="auto"/>
            <w:bottom w:val="none" w:sz="0" w:space="0" w:color="auto"/>
            <w:right w:val="none" w:sz="0" w:space="0" w:color="auto"/>
          </w:divBdr>
        </w:div>
        <w:div w:id="1316490066">
          <w:marLeft w:val="480"/>
          <w:marRight w:val="0"/>
          <w:marTop w:val="0"/>
          <w:marBottom w:val="0"/>
          <w:divBdr>
            <w:top w:val="none" w:sz="0" w:space="0" w:color="auto"/>
            <w:left w:val="none" w:sz="0" w:space="0" w:color="auto"/>
            <w:bottom w:val="none" w:sz="0" w:space="0" w:color="auto"/>
            <w:right w:val="none" w:sz="0" w:space="0" w:color="auto"/>
          </w:divBdr>
        </w:div>
      </w:divsChild>
    </w:div>
    <w:div w:id="1180969806">
      <w:bodyDiv w:val="1"/>
      <w:marLeft w:val="0"/>
      <w:marRight w:val="0"/>
      <w:marTop w:val="0"/>
      <w:marBottom w:val="0"/>
      <w:divBdr>
        <w:top w:val="none" w:sz="0" w:space="0" w:color="auto"/>
        <w:left w:val="none" w:sz="0" w:space="0" w:color="auto"/>
        <w:bottom w:val="none" w:sz="0" w:space="0" w:color="auto"/>
        <w:right w:val="none" w:sz="0" w:space="0" w:color="auto"/>
      </w:divBdr>
    </w:div>
    <w:div w:id="1181041832">
      <w:bodyDiv w:val="1"/>
      <w:marLeft w:val="0"/>
      <w:marRight w:val="0"/>
      <w:marTop w:val="0"/>
      <w:marBottom w:val="0"/>
      <w:divBdr>
        <w:top w:val="none" w:sz="0" w:space="0" w:color="auto"/>
        <w:left w:val="none" w:sz="0" w:space="0" w:color="auto"/>
        <w:bottom w:val="none" w:sz="0" w:space="0" w:color="auto"/>
        <w:right w:val="none" w:sz="0" w:space="0" w:color="auto"/>
      </w:divBdr>
    </w:div>
    <w:div w:id="1185750752">
      <w:bodyDiv w:val="1"/>
      <w:marLeft w:val="0"/>
      <w:marRight w:val="0"/>
      <w:marTop w:val="0"/>
      <w:marBottom w:val="0"/>
      <w:divBdr>
        <w:top w:val="none" w:sz="0" w:space="0" w:color="auto"/>
        <w:left w:val="none" w:sz="0" w:space="0" w:color="auto"/>
        <w:bottom w:val="none" w:sz="0" w:space="0" w:color="auto"/>
        <w:right w:val="none" w:sz="0" w:space="0" w:color="auto"/>
      </w:divBdr>
    </w:div>
    <w:div w:id="1187134647">
      <w:bodyDiv w:val="1"/>
      <w:marLeft w:val="0"/>
      <w:marRight w:val="0"/>
      <w:marTop w:val="0"/>
      <w:marBottom w:val="0"/>
      <w:divBdr>
        <w:top w:val="none" w:sz="0" w:space="0" w:color="auto"/>
        <w:left w:val="none" w:sz="0" w:space="0" w:color="auto"/>
        <w:bottom w:val="none" w:sz="0" w:space="0" w:color="auto"/>
        <w:right w:val="none" w:sz="0" w:space="0" w:color="auto"/>
      </w:divBdr>
    </w:div>
    <w:div w:id="1189486916">
      <w:bodyDiv w:val="1"/>
      <w:marLeft w:val="0"/>
      <w:marRight w:val="0"/>
      <w:marTop w:val="0"/>
      <w:marBottom w:val="0"/>
      <w:divBdr>
        <w:top w:val="none" w:sz="0" w:space="0" w:color="auto"/>
        <w:left w:val="none" w:sz="0" w:space="0" w:color="auto"/>
        <w:bottom w:val="none" w:sz="0" w:space="0" w:color="auto"/>
        <w:right w:val="none" w:sz="0" w:space="0" w:color="auto"/>
      </w:divBdr>
    </w:div>
    <w:div w:id="1189953928">
      <w:bodyDiv w:val="1"/>
      <w:marLeft w:val="0"/>
      <w:marRight w:val="0"/>
      <w:marTop w:val="0"/>
      <w:marBottom w:val="0"/>
      <w:divBdr>
        <w:top w:val="none" w:sz="0" w:space="0" w:color="auto"/>
        <w:left w:val="none" w:sz="0" w:space="0" w:color="auto"/>
        <w:bottom w:val="none" w:sz="0" w:space="0" w:color="auto"/>
        <w:right w:val="none" w:sz="0" w:space="0" w:color="auto"/>
      </w:divBdr>
      <w:divsChild>
        <w:div w:id="1608078987">
          <w:marLeft w:val="480"/>
          <w:marRight w:val="0"/>
          <w:marTop w:val="0"/>
          <w:marBottom w:val="0"/>
          <w:divBdr>
            <w:top w:val="none" w:sz="0" w:space="0" w:color="auto"/>
            <w:left w:val="none" w:sz="0" w:space="0" w:color="auto"/>
            <w:bottom w:val="none" w:sz="0" w:space="0" w:color="auto"/>
            <w:right w:val="none" w:sz="0" w:space="0" w:color="auto"/>
          </w:divBdr>
        </w:div>
        <w:div w:id="754131456">
          <w:marLeft w:val="480"/>
          <w:marRight w:val="0"/>
          <w:marTop w:val="0"/>
          <w:marBottom w:val="0"/>
          <w:divBdr>
            <w:top w:val="none" w:sz="0" w:space="0" w:color="auto"/>
            <w:left w:val="none" w:sz="0" w:space="0" w:color="auto"/>
            <w:bottom w:val="none" w:sz="0" w:space="0" w:color="auto"/>
            <w:right w:val="none" w:sz="0" w:space="0" w:color="auto"/>
          </w:divBdr>
        </w:div>
        <w:div w:id="1542395991">
          <w:marLeft w:val="480"/>
          <w:marRight w:val="0"/>
          <w:marTop w:val="0"/>
          <w:marBottom w:val="0"/>
          <w:divBdr>
            <w:top w:val="none" w:sz="0" w:space="0" w:color="auto"/>
            <w:left w:val="none" w:sz="0" w:space="0" w:color="auto"/>
            <w:bottom w:val="none" w:sz="0" w:space="0" w:color="auto"/>
            <w:right w:val="none" w:sz="0" w:space="0" w:color="auto"/>
          </w:divBdr>
        </w:div>
        <w:div w:id="1111819213">
          <w:marLeft w:val="480"/>
          <w:marRight w:val="0"/>
          <w:marTop w:val="0"/>
          <w:marBottom w:val="0"/>
          <w:divBdr>
            <w:top w:val="none" w:sz="0" w:space="0" w:color="auto"/>
            <w:left w:val="none" w:sz="0" w:space="0" w:color="auto"/>
            <w:bottom w:val="none" w:sz="0" w:space="0" w:color="auto"/>
            <w:right w:val="none" w:sz="0" w:space="0" w:color="auto"/>
          </w:divBdr>
        </w:div>
        <w:div w:id="1317801700">
          <w:marLeft w:val="480"/>
          <w:marRight w:val="0"/>
          <w:marTop w:val="0"/>
          <w:marBottom w:val="0"/>
          <w:divBdr>
            <w:top w:val="none" w:sz="0" w:space="0" w:color="auto"/>
            <w:left w:val="none" w:sz="0" w:space="0" w:color="auto"/>
            <w:bottom w:val="none" w:sz="0" w:space="0" w:color="auto"/>
            <w:right w:val="none" w:sz="0" w:space="0" w:color="auto"/>
          </w:divBdr>
        </w:div>
        <w:div w:id="1536649995">
          <w:marLeft w:val="480"/>
          <w:marRight w:val="0"/>
          <w:marTop w:val="0"/>
          <w:marBottom w:val="0"/>
          <w:divBdr>
            <w:top w:val="none" w:sz="0" w:space="0" w:color="auto"/>
            <w:left w:val="none" w:sz="0" w:space="0" w:color="auto"/>
            <w:bottom w:val="none" w:sz="0" w:space="0" w:color="auto"/>
            <w:right w:val="none" w:sz="0" w:space="0" w:color="auto"/>
          </w:divBdr>
        </w:div>
        <w:div w:id="547692066">
          <w:marLeft w:val="480"/>
          <w:marRight w:val="0"/>
          <w:marTop w:val="0"/>
          <w:marBottom w:val="0"/>
          <w:divBdr>
            <w:top w:val="none" w:sz="0" w:space="0" w:color="auto"/>
            <w:left w:val="none" w:sz="0" w:space="0" w:color="auto"/>
            <w:bottom w:val="none" w:sz="0" w:space="0" w:color="auto"/>
            <w:right w:val="none" w:sz="0" w:space="0" w:color="auto"/>
          </w:divBdr>
        </w:div>
        <w:div w:id="142814191">
          <w:marLeft w:val="480"/>
          <w:marRight w:val="0"/>
          <w:marTop w:val="0"/>
          <w:marBottom w:val="0"/>
          <w:divBdr>
            <w:top w:val="none" w:sz="0" w:space="0" w:color="auto"/>
            <w:left w:val="none" w:sz="0" w:space="0" w:color="auto"/>
            <w:bottom w:val="none" w:sz="0" w:space="0" w:color="auto"/>
            <w:right w:val="none" w:sz="0" w:space="0" w:color="auto"/>
          </w:divBdr>
        </w:div>
        <w:div w:id="255482693">
          <w:marLeft w:val="480"/>
          <w:marRight w:val="0"/>
          <w:marTop w:val="0"/>
          <w:marBottom w:val="0"/>
          <w:divBdr>
            <w:top w:val="none" w:sz="0" w:space="0" w:color="auto"/>
            <w:left w:val="none" w:sz="0" w:space="0" w:color="auto"/>
            <w:bottom w:val="none" w:sz="0" w:space="0" w:color="auto"/>
            <w:right w:val="none" w:sz="0" w:space="0" w:color="auto"/>
          </w:divBdr>
        </w:div>
        <w:div w:id="2142113985">
          <w:marLeft w:val="480"/>
          <w:marRight w:val="0"/>
          <w:marTop w:val="0"/>
          <w:marBottom w:val="0"/>
          <w:divBdr>
            <w:top w:val="none" w:sz="0" w:space="0" w:color="auto"/>
            <w:left w:val="none" w:sz="0" w:space="0" w:color="auto"/>
            <w:bottom w:val="none" w:sz="0" w:space="0" w:color="auto"/>
            <w:right w:val="none" w:sz="0" w:space="0" w:color="auto"/>
          </w:divBdr>
        </w:div>
        <w:div w:id="1492913753">
          <w:marLeft w:val="480"/>
          <w:marRight w:val="0"/>
          <w:marTop w:val="0"/>
          <w:marBottom w:val="0"/>
          <w:divBdr>
            <w:top w:val="none" w:sz="0" w:space="0" w:color="auto"/>
            <w:left w:val="none" w:sz="0" w:space="0" w:color="auto"/>
            <w:bottom w:val="none" w:sz="0" w:space="0" w:color="auto"/>
            <w:right w:val="none" w:sz="0" w:space="0" w:color="auto"/>
          </w:divBdr>
        </w:div>
        <w:div w:id="1975791618">
          <w:marLeft w:val="480"/>
          <w:marRight w:val="0"/>
          <w:marTop w:val="0"/>
          <w:marBottom w:val="0"/>
          <w:divBdr>
            <w:top w:val="none" w:sz="0" w:space="0" w:color="auto"/>
            <w:left w:val="none" w:sz="0" w:space="0" w:color="auto"/>
            <w:bottom w:val="none" w:sz="0" w:space="0" w:color="auto"/>
            <w:right w:val="none" w:sz="0" w:space="0" w:color="auto"/>
          </w:divBdr>
        </w:div>
        <w:div w:id="1458644221">
          <w:marLeft w:val="480"/>
          <w:marRight w:val="0"/>
          <w:marTop w:val="0"/>
          <w:marBottom w:val="0"/>
          <w:divBdr>
            <w:top w:val="none" w:sz="0" w:space="0" w:color="auto"/>
            <w:left w:val="none" w:sz="0" w:space="0" w:color="auto"/>
            <w:bottom w:val="none" w:sz="0" w:space="0" w:color="auto"/>
            <w:right w:val="none" w:sz="0" w:space="0" w:color="auto"/>
          </w:divBdr>
        </w:div>
        <w:div w:id="347290394">
          <w:marLeft w:val="480"/>
          <w:marRight w:val="0"/>
          <w:marTop w:val="0"/>
          <w:marBottom w:val="0"/>
          <w:divBdr>
            <w:top w:val="none" w:sz="0" w:space="0" w:color="auto"/>
            <w:left w:val="none" w:sz="0" w:space="0" w:color="auto"/>
            <w:bottom w:val="none" w:sz="0" w:space="0" w:color="auto"/>
            <w:right w:val="none" w:sz="0" w:space="0" w:color="auto"/>
          </w:divBdr>
        </w:div>
        <w:div w:id="1882008635">
          <w:marLeft w:val="480"/>
          <w:marRight w:val="0"/>
          <w:marTop w:val="0"/>
          <w:marBottom w:val="0"/>
          <w:divBdr>
            <w:top w:val="none" w:sz="0" w:space="0" w:color="auto"/>
            <w:left w:val="none" w:sz="0" w:space="0" w:color="auto"/>
            <w:bottom w:val="none" w:sz="0" w:space="0" w:color="auto"/>
            <w:right w:val="none" w:sz="0" w:space="0" w:color="auto"/>
          </w:divBdr>
        </w:div>
        <w:div w:id="1996762870">
          <w:marLeft w:val="480"/>
          <w:marRight w:val="0"/>
          <w:marTop w:val="0"/>
          <w:marBottom w:val="0"/>
          <w:divBdr>
            <w:top w:val="none" w:sz="0" w:space="0" w:color="auto"/>
            <w:left w:val="none" w:sz="0" w:space="0" w:color="auto"/>
            <w:bottom w:val="none" w:sz="0" w:space="0" w:color="auto"/>
            <w:right w:val="none" w:sz="0" w:space="0" w:color="auto"/>
          </w:divBdr>
        </w:div>
        <w:div w:id="897208217">
          <w:marLeft w:val="480"/>
          <w:marRight w:val="0"/>
          <w:marTop w:val="0"/>
          <w:marBottom w:val="0"/>
          <w:divBdr>
            <w:top w:val="none" w:sz="0" w:space="0" w:color="auto"/>
            <w:left w:val="none" w:sz="0" w:space="0" w:color="auto"/>
            <w:bottom w:val="none" w:sz="0" w:space="0" w:color="auto"/>
            <w:right w:val="none" w:sz="0" w:space="0" w:color="auto"/>
          </w:divBdr>
        </w:div>
      </w:divsChild>
    </w:div>
    <w:div w:id="1189954915">
      <w:bodyDiv w:val="1"/>
      <w:marLeft w:val="0"/>
      <w:marRight w:val="0"/>
      <w:marTop w:val="0"/>
      <w:marBottom w:val="0"/>
      <w:divBdr>
        <w:top w:val="none" w:sz="0" w:space="0" w:color="auto"/>
        <w:left w:val="none" w:sz="0" w:space="0" w:color="auto"/>
        <w:bottom w:val="none" w:sz="0" w:space="0" w:color="auto"/>
        <w:right w:val="none" w:sz="0" w:space="0" w:color="auto"/>
      </w:divBdr>
    </w:div>
    <w:div w:id="1193034304">
      <w:bodyDiv w:val="1"/>
      <w:marLeft w:val="0"/>
      <w:marRight w:val="0"/>
      <w:marTop w:val="0"/>
      <w:marBottom w:val="0"/>
      <w:divBdr>
        <w:top w:val="none" w:sz="0" w:space="0" w:color="auto"/>
        <w:left w:val="none" w:sz="0" w:space="0" w:color="auto"/>
        <w:bottom w:val="none" w:sz="0" w:space="0" w:color="auto"/>
        <w:right w:val="none" w:sz="0" w:space="0" w:color="auto"/>
      </w:divBdr>
    </w:div>
    <w:div w:id="1193809248">
      <w:bodyDiv w:val="1"/>
      <w:marLeft w:val="0"/>
      <w:marRight w:val="0"/>
      <w:marTop w:val="0"/>
      <w:marBottom w:val="0"/>
      <w:divBdr>
        <w:top w:val="none" w:sz="0" w:space="0" w:color="auto"/>
        <w:left w:val="none" w:sz="0" w:space="0" w:color="auto"/>
        <w:bottom w:val="none" w:sz="0" w:space="0" w:color="auto"/>
        <w:right w:val="none" w:sz="0" w:space="0" w:color="auto"/>
      </w:divBdr>
    </w:div>
    <w:div w:id="1197816771">
      <w:bodyDiv w:val="1"/>
      <w:marLeft w:val="0"/>
      <w:marRight w:val="0"/>
      <w:marTop w:val="0"/>
      <w:marBottom w:val="0"/>
      <w:divBdr>
        <w:top w:val="none" w:sz="0" w:space="0" w:color="auto"/>
        <w:left w:val="none" w:sz="0" w:space="0" w:color="auto"/>
        <w:bottom w:val="none" w:sz="0" w:space="0" w:color="auto"/>
        <w:right w:val="none" w:sz="0" w:space="0" w:color="auto"/>
      </w:divBdr>
    </w:div>
    <w:div w:id="1197890835">
      <w:bodyDiv w:val="1"/>
      <w:marLeft w:val="0"/>
      <w:marRight w:val="0"/>
      <w:marTop w:val="0"/>
      <w:marBottom w:val="0"/>
      <w:divBdr>
        <w:top w:val="none" w:sz="0" w:space="0" w:color="auto"/>
        <w:left w:val="none" w:sz="0" w:space="0" w:color="auto"/>
        <w:bottom w:val="none" w:sz="0" w:space="0" w:color="auto"/>
        <w:right w:val="none" w:sz="0" w:space="0" w:color="auto"/>
      </w:divBdr>
    </w:div>
    <w:div w:id="1199004010">
      <w:bodyDiv w:val="1"/>
      <w:marLeft w:val="0"/>
      <w:marRight w:val="0"/>
      <w:marTop w:val="0"/>
      <w:marBottom w:val="0"/>
      <w:divBdr>
        <w:top w:val="none" w:sz="0" w:space="0" w:color="auto"/>
        <w:left w:val="none" w:sz="0" w:space="0" w:color="auto"/>
        <w:bottom w:val="none" w:sz="0" w:space="0" w:color="auto"/>
        <w:right w:val="none" w:sz="0" w:space="0" w:color="auto"/>
      </w:divBdr>
    </w:div>
    <w:div w:id="1201166086">
      <w:bodyDiv w:val="1"/>
      <w:marLeft w:val="0"/>
      <w:marRight w:val="0"/>
      <w:marTop w:val="0"/>
      <w:marBottom w:val="0"/>
      <w:divBdr>
        <w:top w:val="none" w:sz="0" w:space="0" w:color="auto"/>
        <w:left w:val="none" w:sz="0" w:space="0" w:color="auto"/>
        <w:bottom w:val="none" w:sz="0" w:space="0" w:color="auto"/>
        <w:right w:val="none" w:sz="0" w:space="0" w:color="auto"/>
      </w:divBdr>
    </w:div>
    <w:div w:id="1203906791">
      <w:bodyDiv w:val="1"/>
      <w:marLeft w:val="0"/>
      <w:marRight w:val="0"/>
      <w:marTop w:val="0"/>
      <w:marBottom w:val="0"/>
      <w:divBdr>
        <w:top w:val="none" w:sz="0" w:space="0" w:color="auto"/>
        <w:left w:val="none" w:sz="0" w:space="0" w:color="auto"/>
        <w:bottom w:val="none" w:sz="0" w:space="0" w:color="auto"/>
        <w:right w:val="none" w:sz="0" w:space="0" w:color="auto"/>
      </w:divBdr>
    </w:div>
    <w:div w:id="1207059096">
      <w:bodyDiv w:val="1"/>
      <w:marLeft w:val="0"/>
      <w:marRight w:val="0"/>
      <w:marTop w:val="0"/>
      <w:marBottom w:val="0"/>
      <w:divBdr>
        <w:top w:val="none" w:sz="0" w:space="0" w:color="auto"/>
        <w:left w:val="none" w:sz="0" w:space="0" w:color="auto"/>
        <w:bottom w:val="none" w:sz="0" w:space="0" w:color="auto"/>
        <w:right w:val="none" w:sz="0" w:space="0" w:color="auto"/>
      </w:divBdr>
    </w:div>
    <w:div w:id="1207989542">
      <w:bodyDiv w:val="1"/>
      <w:marLeft w:val="0"/>
      <w:marRight w:val="0"/>
      <w:marTop w:val="0"/>
      <w:marBottom w:val="0"/>
      <w:divBdr>
        <w:top w:val="none" w:sz="0" w:space="0" w:color="auto"/>
        <w:left w:val="none" w:sz="0" w:space="0" w:color="auto"/>
        <w:bottom w:val="none" w:sz="0" w:space="0" w:color="auto"/>
        <w:right w:val="none" w:sz="0" w:space="0" w:color="auto"/>
      </w:divBdr>
    </w:div>
    <w:div w:id="1216970582">
      <w:bodyDiv w:val="1"/>
      <w:marLeft w:val="0"/>
      <w:marRight w:val="0"/>
      <w:marTop w:val="0"/>
      <w:marBottom w:val="0"/>
      <w:divBdr>
        <w:top w:val="none" w:sz="0" w:space="0" w:color="auto"/>
        <w:left w:val="none" w:sz="0" w:space="0" w:color="auto"/>
        <w:bottom w:val="none" w:sz="0" w:space="0" w:color="auto"/>
        <w:right w:val="none" w:sz="0" w:space="0" w:color="auto"/>
      </w:divBdr>
    </w:div>
    <w:div w:id="1217010037">
      <w:bodyDiv w:val="1"/>
      <w:marLeft w:val="0"/>
      <w:marRight w:val="0"/>
      <w:marTop w:val="0"/>
      <w:marBottom w:val="0"/>
      <w:divBdr>
        <w:top w:val="none" w:sz="0" w:space="0" w:color="auto"/>
        <w:left w:val="none" w:sz="0" w:space="0" w:color="auto"/>
        <w:bottom w:val="none" w:sz="0" w:space="0" w:color="auto"/>
        <w:right w:val="none" w:sz="0" w:space="0" w:color="auto"/>
      </w:divBdr>
    </w:div>
    <w:div w:id="1217398451">
      <w:bodyDiv w:val="1"/>
      <w:marLeft w:val="0"/>
      <w:marRight w:val="0"/>
      <w:marTop w:val="0"/>
      <w:marBottom w:val="0"/>
      <w:divBdr>
        <w:top w:val="none" w:sz="0" w:space="0" w:color="auto"/>
        <w:left w:val="none" w:sz="0" w:space="0" w:color="auto"/>
        <w:bottom w:val="none" w:sz="0" w:space="0" w:color="auto"/>
        <w:right w:val="none" w:sz="0" w:space="0" w:color="auto"/>
      </w:divBdr>
    </w:div>
    <w:div w:id="1217740229">
      <w:bodyDiv w:val="1"/>
      <w:marLeft w:val="0"/>
      <w:marRight w:val="0"/>
      <w:marTop w:val="0"/>
      <w:marBottom w:val="0"/>
      <w:divBdr>
        <w:top w:val="none" w:sz="0" w:space="0" w:color="auto"/>
        <w:left w:val="none" w:sz="0" w:space="0" w:color="auto"/>
        <w:bottom w:val="none" w:sz="0" w:space="0" w:color="auto"/>
        <w:right w:val="none" w:sz="0" w:space="0" w:color="auto"/>
      </w:divBdr>
    </w:div>
    <w:div w:id="1222790467">
      <w:bodyDiv w:val="1"/>
      <w:marLeft w:val="0"/>
      <w:marRight w:val="0"/>
      <w:marTop w:val="0"/>
      <w:marBottom w:val="0"/>
      <w:divBdr>
        <w:top w:val="none" w:sz="0" w:space="0" w:color="auto"/>
        <w:left w:val="none" w:sz="0" w:space="0" w:color="auto"/>
        <w:bottom w:val="none" w:sz="0" w:space="0" w:color="auto"/>
        <w:right w:val="none" w:sz="0" w:space="0" w:color="auto"/>
      </w:divBdr>
    </w:div>
    <w:div w:id="1224023813">
      <w:bodyDiv w:val="1"/>
      <w:marLeft w:val="0"/>
      <w:marRight w:val="0"/>
      <w:marTop w:val="0"/>
      <w:marBottom w:val="0"/>
      <w:divBdr>
        <w:top w:val="none" w:sz="0" w:space="0" w:color="auto"/>
        <w:left w:val="none" w:sz="0" w:space="0" w:color="auto"/>
        <w:bottom w:val="none" w:sz="0" w:space="0" w:color="auto"/>
        <w:right w:val="none" w:sz="0" w:space="0" w:color="auto"/>
      </w:divBdr>
    </w:div>
    <w:div w:id="1224213364">
      <w:bodyDiv w:val="1"/>
      <w:marLeft w:val="0"/>
      <w:marRight w:val="0"/>
      <w:marTop w:val="0"/>
      <w:marBottom w:val="0"/>
      <w:divBdr>
        <w:top w:val="none" w:sz="0" w:space="0" w:color="auto"/>
        <w:left w:val="none" w:sz="0" w:space="0" w:color="auto"/>
        <w:bottom w:val="none" w:sz="0" w:space="0" w:color="auto"/>
        <w:right w:val="none" w:sz="0" w:space="0" w:color="auto"/>
      </w:divBdr>
    </w:div>
    <w:div w:id="1226140281">
      <w:bodyDiv w:val="1"/>
      <w:marLeft w:val="0"/>
      <w:marRight w:val="0"/>
      <w:marTop w:val="0"/>
      <w:marBottom w:val="0"/>
      <w:divBdr>
        <w:top w:val="none" w:sz="0" w:space="0" w:color="auto"/>
        <w:left w:val="none" w:sz="0" w:space="0" w:color="auto"/>
        <w:bottom w:val="none" w:sz="0" w:space="0" w:color="auto"/>
        <w:right w:val="none" w:sz="0" w:space="0" w:color="auto"/>
      </w:divBdr>
    </w:div>
    <w:div w:id="1226604107">
      <w:bodyDiv w:val="1"/>
      <w:marLeft w:val="0"/>
      <w:marRight w:val="0"/>
      <w:marTop w:val="0"/>
      <w:marBottom w:val="0"/>
      <w:divBdr>
        <w:top w:val="none" w:sz="0" w:space="0" w:color="auto"/>
        <w:left w:val="none" w:sz="0" w:space="0" w:color="auto"/>
        <w:bottom w:val="none" w:sz="0" w:space="0" w:color="auto"/>
        <w:right w:val="none" w:sz="0" w:space="0" w:color="auto"/>
      </w:divBdr>
    </w:div>
    <w:div w:id="1227299562">
      <w:bodyDiv w:val="1"/>
      <w:marLeft w:val="0"/>
      <w:marRight w:val="0"/>
      <w:marTop w:val="0"/>
      <w:marBottom w:val="0"/>
      <w:divBdr>
        <w:top w:val="none" w:sz="0" w:space="0" w:color="auto"/>
        <w:left w:val="none" w:sz="0" w:space="0" w:color="auto"/>
        <w:bottom w:val="none" w:sz="0" w:space="0" w:color="auto"/>
        <w:right w:val="none" w:sz="0" w:space="0" w:color="auto"/>
      </w:divBdr>
    </w:div>
    <w:div w:id="1229531060">
      <w:bodyDiv w:val="1"/>
      <w:marLeft w:val="0"/>
      <w:marRight w:val="0"/>
      <w:marTop w:val="0"/>
      <w:marBottom w:val="0"/>
      <w:divBdr>
        <w:top w:val="none" w:sz="0" w:space="0" w:color="auto"/>
        <w:left w:val="none" w:sz="0" w:space="0" w:color="auto"/>
        <w:bottom w:val="none" w:sz="0" w:space="0" w:color="auto"/>
        <w:right w:val="none" w:sz="0" w:space="0" w:color="auto"/>
      </w:divBdr>
    </w:div>
    <w:div w:id="1230731071">
      <w:bodyDiv w:val="1"/>
      <w:marLeft w:val="0"/>
      <w:marRight w:val="0"/>
      <w:marTop w:val="0"/>
      <w:marBottom w:val="0"/>
      <w:divBdr>
        <w:top w:val="none" w:sz="0" w:space="0" w:color="auto"/>
        <w:left w:val="none" w:sz="0" w:space="0" w:color="auto"/>
        <w:bottom w:val="none" w:sz="0" w:space="0" w:color="auto"/>
        <w:right w:val="none" w:sz="0" w:space="0" w:color="auto"/>
      </w:divBdr>
    </w:div>
    <w:div w:id="1234700127">
      <w:bodyDiv w:val="1"/>
      <w:marLeft w:val="0"/>
      <w:marRight w:val="0"/>
      <w:marTop w:val="0"/>
      <w:marBottom w:val="0"/>
      <w:divBdr>
        <w:top w:val="none" w:sz="0" w:space="0" w:color="auto"/>
        <w:left w:val="none" w:sz="0" w:space="0" w:color="auto"/>
        <w:bottom w:val="none" w:sz="0" w:space="0" w:color="auto"/>
        <w:right w:val="none" w:sz="0" w:space="0" w:color="auto"/>
      </w:divBdr>
    </w:div>
    <w:div w:id="1236740135">
      <w:bodyDiv w:val="1"/>
      <w:marLeft w:val="0"/>
      <w:marRight w:val="0"/>
      <w:marTop w:val="0"/>
      <w:marBottom w:val="0"/>
      <w:divBdr>
        <w:top w:val="none" w:sz="0" w:space="0" w:color="auto"/>
        <w:left w:val="none" w:sz="0" w:space="0" w:color="auto"/>
        <w:bottom w:val="none" w:sz="0" w:space="0" w:color="auto"/>
        <w:right w:val="none" w:sz="0" w:space="0" w:color="auto"/>
      </w:divBdr>
    </w:div>
    <w:div w:id="1242056540">
      <w:bodyDiv w:val="1"/>
      <w:marLeft w:val="0"/>
      <w:marRight w:val="0"/>
      <w:marTop w:val="0"/>
      <w:marBottom w:val="0"/>
      <w:divBdr>
        <w:top w:val="none" w:sz="0" w:space="0" w:color="auto"/>
        <w:left w:val="none" w:sz="0" w:space="0" w:color="auto"/>
        <w:bottom w:val="none" w:sz="0" w:space="0" w:color="auto"/>
        <w:right w:val="none" w:sz="0" w:space="0" w:color="auto"/>
      </w:divBdr>
    </w:div>
    <w:div w:id="1245144902">
      <w:bodyDiv w:val="1"/>
      <w:marLeft w:val="0"/>
      <w:marRight w:val="0"/>
      <w:marTop w:val="0"/>
      <w:marBottom w:val="0"/>
      <w:divBdr>
        <w:top w:val="none" w:sz="0" w:space="0" w:color="auto"/>
        <w:left w:val="none" w:sz="0" w:space="0" w:color="auto"/>
        <w:bottom w:val="none" w:sz="0" w:space="0" w:color="auto"/>
        <w:right w:val="none" w:sz="0" w:space="0" w:color="auto"/>
      </w:divBdr>
    </w:div>
    <w:div w:id="1247575890">
      <w:bodyDiv w:val="1"/>
      <w:marLeft w:val="0"/>
      <w:marRight w:val="0"/>
      <w:marTop w:val="0"/>
      <w:marBottom w:val="0"/>
      <w:divBdr>
        <w:top w:val="none" w:sz="0" w:space="0" w:color="auto"/>
        <w:left w:val="none" w:sz="0" w:space="0" w:color="auto"/>
        <w:bottom w:val="none" w:sz="0" w:space="0" w:color="auto"/>
        <w:right w:val="none" w:sz="0" w:space="0" w:color="auto"/>
      </w:divBdr>
    </w:div>
    <w:div w:id="1250889823">
      <w:bodyDiv w:val="1"/>
      <w:marLeft w:val="0"/>
      <w:marRight w:val="0"/>
      <w:marTop w:val="0"/>
      <w:marBottom w:val="0"/>
      <w:divBdr>
        <w:top w:val="none" w:sz="0" w:space="0" w:color="auto"/>
        <w:left w:val="none" w:sz="0" w:space="0" w:color="auto"/>
        <w:bottom w:val="none" w:sz="0" w:space="0" w:color="auto"/>
        <w:right w:val="none" w:sz="0" w:space="0" w:color="auto"/>
      </w:divBdr>
    </w:div>
    <w:div w:id="1253977374">
      <w:bodyDiv w:val="1"/>
      <w:marLeft w:val="0"/>
      <w:marRight w:val="0"/>
      <w:marTop w:val="0"/>
      <w:marBottom w:val="0"/>
      <w:divBdr>
        <w:top w:val="none" w:sz="0" w:space="0" w:color="auto"/>
        <w:left w:val="none" w:sz="0" w:space="0" w:color="auto"/>
        <w:bottom w:val="none" w:sz="0" w:space="0" w:color="auto"/>
        <w:right w:val="none" w:sz="0" w:space="0" w:color="auto"/>
      </w:divBdr>
    </w:div>
    <w:div w:id="1254510868">
      <w:bodyDiv w:val="1"/>
      <w:marLeft w:val="0"/>
      <w:marRight w:val="0"/>
      <w:marTop w:val="0"/>
      <w:marBottom w:val="0"/>
      <w:divBdr>
        <w:top w:val="none" w:sz="0" w:space="0" w:color="auto"/>
        <w:left w:val="none" w:sz="0" w:space="0" w:color="auto"/>
        <w:bottom w:val="none" w:sz="0" w:space="0" w:color="auto"/>
        <w:right w:val="none" w:sz="0" w:space="0" w:color="auto"/>
      </w:divBdr>
    </w:div>
    <w:div w:id="1257908151">
      <w:bodyDiv w:val="1"/>
      <w:marLeft w:val="0"/>
      <w:marRight w:val="0"/>
      <w:marTop w:val="0"/>
      <w:marBottom w:val="0"/>
      <w:divBdr>
        <w:top w:val="none" w:sz="0" w:space="0" w:color="auto"/>
        <w:left w:val="none" w:sz="0" w:space="0" w:color="auto"/>
        <w:bottom w:val="none" w:sz="0" w:space="0" w:color="auto"/>
        <w:right w:val="none" w:sz="0" w:space="0" w:color="auto"/>
      </w:divBdr>
    </w:div>
    <w:div w:id="1259873104">
      <w:bodyDiv w:val="1"/>
      <w:marLeft w:val="0"/>
      <w:marRight w:val="0"/>
      <w:marTop w:val="0"/>
      <w:marBottom w:val="0"/>
      <w:divBdr>
        <w:top w:val="none" w:sz="0" w:space="0" w:color="auto"/>
        <w:left w:val="none" w:sz="0" w:space="0" w:color="auto"/>
        <w:bottom w:val="none" w:sz="0" w:space="0" w:color="auto"/>
        <w:right w:val="none" w:sz="0" w:space="0" w:color="auto"/>
      </w:divBdr>
    </w:div>
    <w:div w:id="1262376685">
      <w:bodyDiv w:val="1"/>
      <w:marLeft w:val="0"/>
      <w:marRight w:val="0"/>
      <w:marTop w:val="0"/>
      <w:marBottom w:val="0"/>
      <w:divBdr>
        <w:top w:val="none" w:sz="0" w:space="0" w:color="auto"/>
        <w:left w:val="none" w:sz="0" w:space="0" w:color="auto"/>
        <w:bottom w:val="none" w:sz="0" w:space="0" w:color="auto"/>
        <w:right w:val="none" w:sz="0" w:space="0" w:color="auto"/>
      </w:divBdr>
    </w:div>
    <w:div w:id="1264530001">
      <w:bodyDiv w:val="1"/>
      <w:marLeft w:val="0"/>
      <w:marRight w:val="0"/>
      <w:marTop w:val="0"/>
      <w:marBottom w:val="0"/>
      <w:divBdr>
        <w:top w:val="none" w:sz="0" w:space="0" w:color="auto"/>
        <w:left w:val="none" w:sz="0" w:space="0" w:color="auto"/>
        <w:bottom w:val="none" w:sz="0" w:space="0" w:color="auto"/>
        <w:right w:val="none" w:sz="0" w:space="0" w:color="auto"/>
      </w:divBdr>
    </w:div>
    <w:div w:id="1268005258">
      <w:bodyDiv w:val="1"/>
      <w:marLeft w:val="0"/>
      <w:marRight w:val="0"/>
      <w:marTop w:val="0"/>
      <w:marBottom w:val="0"/>
      <w:divBdr>
        <w:top w:val="none" w:sz="0" w:space="0" w:color="auto"/>
        <w:left w:val="none" w:sz="0" w:space="0" w:color="auto"/>
        <w:bottom w:val="none" w:sz="0" w:space="0" w:color="auto"/>
        <w:right w:val="none" w:sz="0" w:space="0" w:color="auto"/>
      </w:divBdr>
    </w:div>
    <w:div w:id="1271425855">
      <w:bodyDiv w:val="1"/>
      <w:marLeft w:val="0"/>
      <w:marRight w:val="0"/>
      <w:marTop w:val="0"/>
      <w:marBottom w:val="0"/>
      <w:divBdr>
        <w:top w:val="none" w:sz="0" w:space="0" w:color="auto"/>
        <w:left w:val="none" w:sz="0" w:space="0" w:color="auto"/>
        <w:bottom w:val="none" w:sz="0" w:space="0" w:color="auto"/>
        <w:right w:val="none" w:sz="0" w:space="0" w:color="auto"/>
      </w:divBdr>
    </w:div>
    <w:div w:id="1273778732">
      <w:bodyDiv w:val="1"/>
      <w:marLeft w:val="0"/>
      <w:marRight w:val="0"/>
      <w:marTop w:val="0"/>
      <w:marBottom w:val="0"/>
      <w:divBdr>
        <w:top w:val="none" w:sz="0" w:space="0" w:color="auto"/>
        <w:left w:val="none" w:sz="0" w:space="0" w:color="auto"/>
        <w:bottom w:val="none" w:sz="0" w:space="0" w:color="auto"/>
        <w:right w:val="none" w:sz="0" w:space="0" w:color="auto"/>
      </w:divBdr>
    </w:div>
    <w:div w:id="1275866001">
      <w:bodyDiv w:val="1"/>
      <w:marLeft w:val="0"/>
      <w:marRight w:val="0"/>
      <w:marTop w:val="0"/>
      <w:marBottom w:val="0"/>
      <w:divBdr>
        <w:top w:val="none" w:sz="0" w:space="0" w:color="auto"/>
        <w:left w:val="none" w:sz="0" w:space="0" w:color="auto"/>
        <w:bottom w:val="none" w:sz="0" w:space="0" w:color="auto"/>
        <w:right w:val="none" w:sz="0" w:space="0" w:color="auto"/>
      </w:divBdr>
    </w:div>
    <w:div w:id="1278640121">
      <w:bodyDiv w:val="1"/>
      <w:marLeft w:val="0"/>
      <w:marRight w:val="0"/>
      <w:marTop w:val="0"/>
      <w:marBottom w:val="0"/>
      <w:divBdr>
        <w:top w:val="none" w:sz="0" w:space="0" w:color="auto"/>
        <w:left w:val="none" w:sz="0" w:space="0" w:color="auto"/>
        <w:bottom w:val="none" w:sz="0" w:space="0" w:color="auto"/>
        <w:right w:val="none" w:sz="0" w:space="0" w:color="auto"/>
      </w:divBdr>
    </w:div>
    <w:div w:id="1279949367">
      <w:bodyDiv w:val="1"/>
      <w:marLeft w:val="0"/>
      <w:marRight w:val="0"/>
      <w:marTop w:val="0"/>
      <w:marBottom w:val="0"/>
      <w:divBdr>
        <w:top w:val="none" w:sz="0" w:space="0" w:color="auto"/>
        <w:left w:val="none" w:sz="0" w:space="0" w:color="auto"/>
        <w:bottom w:val="none" w:sz="0" w:space="0" w:color="auto"/>
        <w:right w:val="none" w:sz="0" w:space="0" w:color="auto"/>
      </w:divBdr>
    </w:div>
    <w:div w:id="1280646089">
      <w:bodyDiv w:val="1"/>
      <w:marLeft w:val="0"/>
      <w:marRight w:val="0"/>
      <w:marTop w:val="0"/>
      <w:marBottom w:val="0"/>
      <w:divBdr>
        <w:top w:val="none" w:sz="0" w:space="0" w:color="auto"/>
        <w:left w:val="none" w:sz="0" w:space="0" w:color="auto"/>
        <w:bottom w:val="none" w:sz="0" w:space="0" w:color="auto"/>
        <w:right w:val="none" w:sz="0" w:space="0" w:color="auto"/>
      </w:divBdr>
      <w:divsChild>
        <w:div w:id="134613274">
          <w:marLeft w:val="480"/>
          <w:marRight w:val="0"/>
          <w:marTop w:val="0"/>
          <w:marBottom w:val="0"/>
          <w:divBdr>
            <w:top w:val="none" w:sz="0" w:space="0" w:color="auto"/>
            <w:left w:val="none" w:sz="0" w:space="0" w:color="auto"/>
            <w:bottom w:val="none" w:sz="0" w:space="0" w:color="auto"/>
            <w:right w:val="none" w:sz="0" w:space="0" w:color="auto"/>
          </w:divBdr>
        </w:div>
        <w:div w:id="616136189">
          <w:marLeft w:val="480"/>
          <w:marRight w:val="0"/>
          <w:marTop w:val="0"/>
          <w:marBottom w:val="0"/>
          <w:divBdr>
            <w:top w:val="none" w:sz="0" w:space="0" w:color="auto"/>
            <w:left w:val="none" w:sz="0" w:space="0" w:color="auto"/>
            <w:bottom w:val="none" w:sz="0" w:space="0" w:color="auto"/>
            <w:right w:val="none" w:sz="0" w:space="0" w:color="auto"/>
          </w:divBdr>
        </w:div>
        <w:div w:id="170948686">
          <w:marLeft w:val="480"/>
          <w:marRight w:val="0"/>
          <w:marTop w:val="0"/>
          <w:marBottom w:val="0"/>
          <w:divBdr>
            <w:top w:val="none" w:sz="0" w:space="0" w:color="auto"/>
            <w:left w:val="none" w:sz="0" w:space="0" w:color="auto"/>
            <w:bottom w:val="none" w:sz="0" w:space="0" w:color="auto"/>
            <w:right w:val="none" w:sz="0" w:space="0" w:color="auto"/>
          </w:divBdr>
        </w:div>
        <w:div w:id="85813208">
          <w:marLeft w:val="480"/>
          <w:marRight w:val="0"/>
          <w:marTop w:val="0"/>
          <w:marBottom w:val="0"/>
          <w:divBdr>
            <w:top w:val="none" w:sz="0" w:space="0" w:color="auto"/>
            <w:left w:val="none" w:sz="0" w:space="0" w:color="auto"/>
            <w:bottom w:val="none" w:sz="0" w:space="0" w:color="auto"/>
            <w:right w:val="none" w:sz="0" w:space="0" w:color="auto"/>
          </w:divBdr>
        </w:div>
        <w:div w:id="2109812536">
          <w:marLeft w:val="480"/>
          <w:marRight w:val="0"/>
          <w:marTop w:val="0"/>
          <w:marBottom w:val="0"/>
          <w:divBdr>
            <w:top w:val="none" w:sz="0" w:space="0" w:color="auto"/>
            <w:left w:val="none" w:sz="0" w:space="0" w:color="auto"/>
            <w:bottom w:val="none" w:sz="0" w:space="0" w:color="auto"/>
            <w:right w:val="none" w:sz="0" w:space="0" w:color="auto"/>
          </w:divBdr>
        </w:div>
        <w:div w:id="2115781512">
          <w:marLeft w:val="480"/>
          <w:marRight w:val="0"/>
          <w:marTop w:val="0"/>
          <w:marBottom w:val="0"/>
          <w:divBdr>
            <w:top w:val="none" w:sz="0" w:space="0" w:color="auto"/>
            <w:left w:val="none" w:sz="0" w:space="0" w:color="auto"/>
            <w:bottom w:val="none" w:sz="0" w:space="0" w:color="auto"/>
            <w:right w:val="none" w:sz="0" w:space="0" w:color="auto"/>
          </w:divBdr>
        </w:div>
        <w:div w:id="1260530459">
          <w:marLeft w:val="480"/>
          <w:marRight w:val="0"/>
          <w:marTop w:val="0"/>
          <w:marBottom w:val="0"/>
          <w:divBdr>
            <w:top w:val="none" w:sz="0" w:space="0" w:color="auto"/>
            <w:left w:val="none" w:sz="0" w:space="0" w:color="auto"/>
            <w:bottom w:val="none" w:sz="0" w:space="0" w:color="auto"/>
            <w:right w:val="none" w:sz="0" w:space="0" w:color="auto"/>
          </w:divBdr>
        </w:div>
        <w:div w:id="1273517239">
          <w:marLeft w:val="480"/>
          <w:marRight w:val="0"/>
          <w:marTop w:val="0"/>
          <w:marBottom w:val="0"/>
          <w:divBdr>
            <w:top w:val="none" w:sz="0" w:space="0" w:color="auto"/>
            <w:left w:val="none" w:sz="0" w:space="0" w:color="auto"/>
            <w:bottom w:val="none" w:sz="0" w:space="0" w:color="auto"/>
            <w:right w:val="none" w:sz="0" w:space="0" w:color="auto"/>
          </w:divBdr>
        </w:div>
        <w:div w:id="241988972">
          <w:marLeft w:val="480"/>
          <w:marRight w:val="0"/>
          <w:marTop w:val="0"/>
          <w:marBottom w:val="0"/>
          <w:divBdr>
            <w:top w:val="none" w:sz="0" w:space="0" w:color="auto"/>
            <w:left w:val="none" w:sz="0" w:space="0" w:color="auto"/>
            <w:bottom w:val="none" w:sz="0" w:space="0" w:color="auto"/>
            <w:right w:val="none" w:sz="0" w:space="0" w:color="auto"/>
          </w:divBdr>
        </w:div>
        <w:div w:id="1214973363">
          <w:marLeft w:val="480"/>
          <w:marRight w:val="0"/>
          <w:marTop w:val="0"/>
          <w:marBottom w:val="0"/>
          <w:divBdr>
            <w:top w:val="none" w:sz="0" w:space="0" w:color="auto"/>
            <w:left w:val="none" w:sz="0" w:space="0" w:color="auto"/>
            <w:bottom w:val="none" w:sz="0" w:space="0" w:color="auto"/>
            <w:right w:val="none" w:sz="0" w:space="0" w:color="auto"/>
          </w:divBdr>
        </w:div>
        <w:div w:id="507598675">
          <w:marLeft w:val="480"/>
          <w:marRight w:val="0"/>
          <w:marTop w:val="0"/>
          <w:marBottom w:val="0"/>
          <w:divBdr>
            <w:top w:val="none" w:sz="0" w:space="0" w:color="auto"/>
            <w:left w:val="none" w:sz="0" w:space="0" w:color="auto"/>
            <w:bottom w:val="none" w:sz="0" w:space="0" w:color="auto"/>
            <w:right w:val="none" w:sz="0" w:space="0" w:color="auto"/>
          </w:divBdr>
        </w:div>
        <w:div w:id="909272234">
          <w:marLeft w:val="480"/>
          <w:marRight w:val="0"/>
          <w:marTop w:val="0"/>
          <w:marBottom w:val="0"/>
          <w:divBdr>
            <w:top w:val="none" w:sz="0" w:space="0" w:color="auto"/>
            <w:left w:val="none" w:sz="0" w:space="0" w:color="auto"/>
            <w:bottom w:val="none" w:sz="0" w:space="0" w:color="auto"/>
            <w:right w:val="none" w:sz="0" w:space="0" w:color="auto"/>
          </w:divBdr>
        </w:div>
        <w:div w:id="2059695725">
          <w:marLeft w:val="480"/>
          <w:marRight w:val="0"/>
          <w:marTop w:val="0"/>
          <w:marBottom w:val="0"/>
          <w:divBdr>
            <w:top w:val="none" w:sz="0" w:space="0" w:color="auto"/>
            <w:left w:val="none" w:sz="0" w:space="0" w:color="auto"/>
            <w:bottom w:val="none" w:sz="0" w:space="0" w:color="auto"/>
            <w:right w:val="none" w:sz="0" w:space="0" w:color="auto"/>
          </w:divBdr>
        </w:div>
        <w:div w:id="1441727516">
          <w:marLeft w:val="480"/>
          <w:marRight w:val="0"/>
          <w:marTop w:val="0"/>
          <w:marBottom w:val="0"/>
          <w:divBdr>
            <w:top w:val="none" w:sz="0" w:space="0" w:color="auto"/>
            <w:left w:val="none" w:sz="0" w:space="0" w:color="auto"/>
            <w:bottom w:val="none" w:sz="0" w:space="0" w:color="auto"/>
            <w:right w:val="none" w:sz="0" w:space="0" w:color="auto"/>
          </w:divBdr>
        </w:div>
        <w:div w:id="866985927">
          <w:marLeft w:val="480"/>
          <w:marRight w:val="0"/>
          <w:marTop w:val="0"/>
          <w:marBottom w:val="0"/>
          <w:divBdr>
            <w:top w:val="none" w:sz="0" w:space="0" w:color="auto"/>
            <w:left w:val="none" w:sz="0" w:space="0" w:color="auto"/>
            <w:bottom w:val="none" w:sz="0" w:space="0" w:color="auto"/>
            <w:right w:val="none" w:sz="0" w:space="0" w:color="auto"/>
          </w:divBdr>
        </w:div>
        <w:div w:id="324940779">
          <w:marLeft w:val="480"/>
          <w:marRight w:val="0"/>
          <w:marTop w:val="0"/>
          <w:marBottom w:val="0"/>
          <w:divBdr>
            <w:top w:val="none" w:sz="0" w:space="0" w:color="auto"/>
            <w:left w:val="none" w:sz="0" w:space="0" w:color="auto"/>
            <w:bottom w:val="none" w:sz="0" w:space="0" w:color="auto"/>
            <w:right w:val="none" w:sz="0" w:space="0" w:color="auto"/>
          </w:divBdr>
        </w:div>
      </w:divsChild>
    </w:div>
    <w:div w:id="1281455966">
      <w:bodyDiv w:val="1"/>
      <w:marLeft w:val="0"/>
      <w:marRight w:val="0"/>
      <w:marTop w:val="0"/>
      <w:marBottom w:val="0"/>
      <w:divBdr>
        <w:top w:val="none" w:sz="0" w:space="0" w:color="auto"/>
        <w:left w:val="none" w:sz="0" w:space="0" w:color="auto"/>
        <w:bottom w:val="none" w:sz="0" w:space="0" w:color="auto"/>
        <w:right w:val="none" w:sz="0" w:space="0" w:color="auto"/>
      </w:divBdr>
    </w:div>
    <w:div w:id="1282153326">
      <w:bodyDiv w:val="1"/>
      <w:marLeft w:val="0"/>
      <w:marRight w:val="0"/>
      <w:marTop w:val="0"/>
      <w:marBottom w:val="0"/>
      <w:divBdr>
        <w:top w:val="none" w:sz="0" w:space="0" w:color="auto"/>
        <w:left w:val="none" w:sz="0" w:space="0" w:color="auto"/>
        <w:bottom w:val="none" w:sz="0" w:space="0" w:color="auto"/>
        <w:right w:val="none" w:sz="0" w:space="0" w:color="auto"/>
      </w:divBdr>
    </w:div>
    <w:div w:id="1283153808">
      <w:bodyDiv w:val="1"/>
      <w:marLeft w:val="0"/>
      <w:marRight w:val="0"/>
      <w:marTop w:val="0"/>
      <w:marBottom w:val="0"/>
      <w:divBdr>
        <w:top w:val="none" w:sz="0" w:space="0" w:color="auto"/>
        <w:left w:val="none" w:sz="0" w:space="0" w:color="auto"/>
        <w:bottom w:val="none" w:sz="0" w:space="0" w:color="auto"/>
        <w:right w:val="none" w:sz="0" w:space="0" w:color="auto"/>
      </w:divBdr>
    </w:div>
    <w:div w:id="1284652625">
      <w:bodyDiv w:val="1"/>
      <w:marLeft w:val="0"/>
      <w:marRight w:val="0"/>
      <w:marTop w:val="0"/>
      <w:marBottom w:val="0"/>
      <w:divBdr>
        <w:top w:val="none" w:sz="0" w:space="0" w:color="auto"/>
        <w:left w:val="none" w:sz="0" w:space="0" w:color="auto"/>
        <w:bottom w:val="none" w:sz="0" w:space="0" w:color="auto"/>
        <w:right w:val="none" w:sz="0" w:space="0" w:color="auto"/>
      </w:divBdr>
    </w:div>
    <w:div w:id="1285307308">
      <w:bodyDiv w:val="1"/>
      <w:marLeft w:val="0"/>
      <w:marRight w:val="0"/>
      <w:marTop w:val="0"/>
      <w:marBottom w:val="0"/>
      <w:divBdr>
        <w:top w:val="none" w:sz="0" w:space="0" w:color="auto"/>
        <w:left w:val="none" w:sz="0" w:space="0" w:color="auto"/>
        <w:bottom w:val="none" w:sz="0" w:space="0" w:color="auto"/>
        <w:right w:val="none" w:sz="0" w:space="0" w:color="auto"/>
      </w:divBdr>
    </w:div>
    <w:div w:id="1287741373">
      <w:bodyDiv w:val="1"/>
      <w:marLeft w:val="0"/>
      <w:marRight w:val="0"/>
      <w:marTop w:val="0"/>
      <w:marBottom w:val="0"/>
      <w:divBdr>
        <w:top w:val="none" w:sz="0" w:space="0" w:color="auto"/>
        <w:left w:val="none" w:sz="0" w:space="0" w:color="auto"/>
        <w:bottom w:val="none" w:sz="0" w:space="0" w:color="auto"/>
        <w:right w:val="none" w:sz="0" w:space="0" w:color="auto"/>
      </w:divBdr>
    </w:div>
    <w:div w:id="1299334477">
      <w:bodyDiv w:val="1"/>
      <w:marLeft w:val="0"/>
      <w:marRight w:val="0"/>
      <w:marTop w:val="0"/>
      <w:marBottom w:val="0"/>
      <w:divBdr>
        <w:top w:val="none" w:sz="0" w:space="0" w:color="auto"/>
        <w:left w:val="none" w:sz="0" w:space="0" w:color="auto"/>
        <w:bottom w:val="none" w:sz="0" w:space="0" w:color="auto"/>
        <w:right w:val="none" w:sz="0" w:space="0" w:color="auto"/>
      </w:divBdr>
    </w:div>
    <w:div w:id="1299994069">
      <w:bodyDiv w:val="1"/>
      <w:marLeft w:val="0"/>
      <w:marRight w:val="0"/>
      <w:marTop w:val="0"/>
      <w:marBottom w:val="0"/>
      <w:divBdr>
        <w:top w:val="none" w:sz="0" w:space="0" w:color="auto"/>
        <w:left w:val="none" w:sz="0" w:space="0" w:color="auto"/>
        <w:bottom w:val="none" w:sz="0" w:space="0" w:color="auto"/>
        <w:right w:val="none" w:sz="0" w:space="0" w:color="auto"/>
      </w:divBdr>
    </w:div>
    <w:div w:id="1301112563">
      <w:bodyDiv w:val="1"/>
      <w:marLeft w:val="0"/>
      <w:marRight w:val="0"/>
      <w:marTop w:val="0"/>
      <w:marBottom w:val="0"/>
      <w:divBdr>
        <w:top w:val="none" w:sz="0" w:space="0" w:color="auto"/>
        <w:left w:val="none" w:sz="0" w:space="0" w:color="auto"/>
        <w:bottom w:val="none" w:sz="0" w:space="0" w:color="auto"/>
        <w:right w:val="none" w:sz="0" w:space="0" w:color="auto"/>
      </w:divBdr>
    </w:div>
    <w:div w:id="1304240239">
      <w:bodyDiv w:val="1"/>
      <w:marLeft w:val="0"/>
      <w:marRight w:val="0"/>
      <w:marTop w:val="0"/>
      <w:marBottom w:val="0"/>
      <w:divBdr>
        <w:top w:val="none" w:sz="0" w:space="0" w:color="auto"/>
        <w:left w:val="none" w:sz="0" w:space="0" w:color="auto"/>
        <w:bottom w:val="none" w:sz="0" w:space="0" w:color="auto"/>
        <w:right w:val="none" w:sz="0" w:space="0" w:color="auto"/>
      </w:divBdr>
    </w:div>
    <w:div w:id="1306543200">
      <w:bodyDiv w:val="1"/>
      <w:marLeft w:val="0"/>
      <w:marRight w:val="0"/>
      <w:marTop w:val="0"/>
      <w:marBottom w:val="0"/>
      <w:divBdr>
        <w:top w:val="none" w:sz="0" w:space="0" w:color="auto"/>
        <w:left w:val="none" w:sz="0" w:space="0" w:color="auto"/>
        <w:bottom w:val="none" w:sz="0" w:space="0" w:color="auto"/>
        <w:right w:val="none" w:sz="0" w:space="0" w:color="auto"/>
      </w:divBdr>
    </w:div>
    <w:div w:id="1307390379">
      <w:bodyDiv w:val="1"/>
      <w:marLeft w:val="0"/>
      <w:marRight w:val="0"/>
      <w:marTop w:val="0"/>
      <w:marBottom w:val="0"/>
      <w:divBdr>
        <w:top w:val="none" w:sz="0" w:space="0" w:color="auto"/>
        <w:left w:val="none" w:sz="0" w:space="0" w:color="auto"/>
        <w:bottom w:val="none" w:sz="0" w:space="0" w:color="auto"/>
        <w:right w:val="none" w:sz="0" w:space="0" w:color="auto"/>
      </w:divBdr>
    </w:div>
    <w:div w:id="1309289368">
      <w:bodyDiv w:val="1"/>
      <w:marLeft w:val="0"/>
      <w:marRight w:val="0"/>
      <w:marTop w:val="0"/>
      <w:marBottom w:val="0"/>
      <w:divBdr>
        <w:top w:val="none" w:sz="0" w:space="0" w:color="auto"/>
        <w:left w:val="none" w:sz="0" w:space="0" w:color="auto"/>
        <w:bottom w:val="none" w:sz="0" w:space="0" w:color="auto"/>
        <w:right w:val="none" w:sz="0" w:space="0" w:color="auto"/>
      </w:divBdr>
    </w:div>
    <w:div w:id="1310748507">
      <w:bodyDiv w:val="1"/>
      <w:marLeft w:val="0"/>
      <w:marRight w:val="0"/>
      <w:marTop w:val="0"/>
      <w:marBottom w:val="0"/>
      <w:divBdr>
        <w:top w:val="none" w:sz="0" w:space="0" w:color="auto"/>
        <w:left w:val="none" w:sz="0" w:space="0" w:color="auto"/>
        <w:bottom w:val="none" w:sz="0" w:space="0" w:color="auto"/>
        <w:right w:val="none" w:sz="0" w:space="0" w:color="auto"/>
      </w:divBdr>
    </w:div>
    <w:div w:id="1311179761">
      <w:bodyDiv w:val="1"/>
      <w:marLeft w:val="0"/>
      <w:marRight w:val="0"/>
      <w:marTop w:val="0"/>
      <w:marBottom w:val="0"/>
      <w:divBdr>
        <w:top w:val="none" w:sz="0" w:space="0" w:color="auto"/>
        <w:left w:val="none" w:sz="0" w:space="0" w:color="auto"/>
        <w:bottom w:val="none" w:sz="0" w:space="0" w:color="auto"/>
        <w:right w:val="none" w:sz="0" w:space="0" w:color="auto"/>
      </w:divBdr>
    </w:div>
    <w:div w:id="1311712112">
      <w:bodyDiv w:val="1"/>
      <w:marLeft w:val="0"/>
      <w:marRight w:val="0"/>
      <w:marTop w:val="0"/>
      <w:marBottom w:val="0"/>
      <w:divBdr>
        <w:top w:val="none" w:sz="0" w:space="0" w:color="auto"/>
        <w:left w:val="none" w:sz="0" w:space="0" w:color="auto"/>
        <w:bottom w:val="none" w:sz="0" w:space="0" w:color="auto"/>
        <w:right w:val="none" w:sz="0" w:space="0" w:color="auto"/>
      </w:divBdr>
    </w:div>
    <w:div w:id="1313950837">
      <w:bodyDiv w:val="1"/>
      <w:marLeft w:val="0"/>
      <w:marRight w:val="0"/>
      <w:marTop w:val="0"/>
      <w:marBottom w:val="0"/>
      <w:divBdr>
        <w:top w:val="none" w:sz="0" w:space="0" w:color="auto"/>
        <w:left w:val="none" w:sz="0" w:space="0" w:color="auto"/>
        <w:bottom w:val="none" w:sz="0" w:space="0" w:color="auto"/>
        <w:right w:val="none" w:sz="0" w:space="0" w:color="auto"/>
      </w:divBdr>
    </w:div>
    <w:div w:id="1314915493">
      <w:bodyDiv w:val="1"/>
      <w:marLeft w:val="0"/>
      <w:marRight w:val="0"/>
      <w:marTop w:val="0"/>
      <w:marBottom w:val="0"/>
      <w:divBdr>
        <w:top w:val="none" w:sz="0" w:space="0" w:color="auto"/>
        <w:left w:val="none" w:sz="0" w:space="0" w:color="auto"/>
        <w:bottom w:val="none" w:sz="0" w:space="0" w:color="auto"/>
        <w:right w:val="none" w:sz="0" w:space="0" w:color="auto"/>
      </w:divBdr>
    </w:div>
    <w:div w:id="1316959513">
      <w:bodyDiv w:val="1"/>
      <w:marLeft w:val="0"/>
      <w:marRight w:val="0"/>
      <w:marTop w:val="0"/>
      <w:marBottom w:val="0"/>
      <w:divBdr>
        <w:top w:val="none" w:sz="0" w:space="0" w:color="auto"/>
        <w:left w:val="none" w:sz="0" w:space="0" w:color="auto"/>
        <w:bottom w:val="none" w:sz="0" w:space="0" w:color="auto"/>
        <w:right w:val="none" w:sz="0" w:space="0" w:color="auto"/>
      </w:divBdr>
    </w:div>
    <w:div w:id="1318219405">
      <w:bodyDiv w:val="1"/>
      <w:marLeft w:val="0"/>
      <w:marRight w:val="0"/>
      <w:marTop w:val="0"/>
      <w:marBottom w:val="0"/>
      <w:divBdr>
        <w:top w:val="none" w:sz="0" w:space="0" w:color="auto"/>
        <w:left w:val="none" w:sz="0" w:space="0" w:color="auto"/>
        <w:bottom w:val="none" w:sz="0" w:space="0" w:color="auto"/>
        <w:right w:val="none" w:sz="0" w:space="0" w:color="auto"/>
      </w:divBdr>
    </w:div>
    <w:div w:id="1319193791">
      <w:bodyDiv w:val="1"/>
      <w:marLeft w:val="0"/>
      <w:marRight w:val="0"/>
      <w:marTop w:val="0"/>
      <w:marBottom w:val="0"/>
      <w:divBdr>
        <w:top w:val="none" w:sz="0" w:space="0" w:color="auto"/>
        <w:left w:val="none" w:sz="0" w:space="0" w:color="auto"/>
        <w:bottom w:val="none" w:sz="0" w:space="0" w:color="auto"/>
        <w:right w:val="none" w:sz="0" w:space="0" w:color="auto"/>
      </w:divBdr>
    </w:div>
    <w:div w:id="1322351163">
      <w:bodyDiv w:val="1"/>
      <w:marLeft w:val="0"/>
      <w:marRight w:val="0"/>
      <w:marTop w:val="0"/>
      <w:marBottom w:val="0"/>
      <w:divBdr>
        <w:top w:val="none" w:sz="0" w:space="0" w:color="auto"/>
        <w:left w:val="none" w:sz="0" w:space="0" w:color="auto"/>
        <w:bottom w:val="none" w:sz="0" w:space="0" w:color="auto"/>
        <w:right w:val="none" w:sz="0" w:space="0" w:color="auto"/>
      </w:divBdr>
    </w:div>
    <w:div w:id="1324116215">
      <w:bodyDiv w:val="1"/>
      <w:marLeft w:val="0"/>
      <w:marRight w:val="0"/>
      <w:marTop w:val="0"/>
      <w:marBottom w:val="0"/>
      <w:divBdr>
        <w:top w:val="none" w:sz="0" w:space="0" w:color="auto"/>
        <w:left w:val="none" w:sz="0" w:space="0" w:color="auto"/>
        <w:bottom w:val="none" w:sz="0" w:space="0" w:color="auto"/>
        <w:right w:val="none" w:sz="0" w:space="0" w:color="auto"/>
      </w:divBdr>
    </w:div>
    <w:div w:id="1333529558">
      <w:bodyDiv w:val="1"/>
      <w:marLeft w:val="0"/>
      <w:marRight w:val="0"/>
      <w:marTop w:val="0"/>
      <w:marBottom w:val="0"/>
      <w:divBdr>
        <w:top w:val="none" w:sz="0" w:space="0" w:color="auto"/>
        <w:left w:val="none" w:sz="0" w:space="0" w:color="auto"/>
        <w:bottom w:val="none" w:sz="0" w:space="0" w:color="auto"/>
        <w:right w:val="none" w:sz="0" w:space="0" w:color="auto"/>
      </w:divBdr>
    </w:div>
    <w:div w:id="1333994566">
      <w:bodyDiv w:val="1"/>
      <w:marLeft w:val="0"/>
      <w:marRight w:val="0"/>
      <w:marTop w:val="0"/>
      <w:marBottom w:val="0"/>
      <w:divBdr>
        <w:top w:val="none" w:sz="0" w:space="0" w:color="auto"/>
        <w:left w:val="none" w:sz="0" w:space="0" w:color="auto"/>
        <w:bottom w:val="none" w:sz="0" w:space="0" w:color="auto"/>
        <w:right w:val="none" w:sz="0" w:space="0" w:color="auto"/>
      </w:divBdr>
    </w:div>
    <w:div w:id="1334336437">
      <w:bodyDiv w:val="1"/>
      <w:marLeft w:val="0"/>
      <w:marRight w:val="0"/>
      <w:marTop w:val="0"/>
      <w:marBottom w:val="0"/>
      <w:divBdr>
        <w:top w:val="none" w:sz="0" w:space="0" w:color="auto"/>
        <w:left w:val="none" w:sz="0" w:space="0" w:color="auto"/>
        <w:bottom w:val="none" w:sz="0" w:space="0" w:color="auto"/>
        <w:right w:val="none" w:sz="0" w:space="0" w:color="auto"/>
      </w:divBdr>
    </w:div>
    <w:div w:id="1334408064">
      <w:bodyDiv w:val="1"/>
      <w:marLeft w:val="0"/>
      <w:marRight w:val="0"/>
      <w:marTop w:val="0"/>
      <w:marBottom w:val="0"/>
      <w:divBdr>
        <w:top w:val="none" w:sz="0" w:space="0" w:color="auto"/>
        <w:left w:val="none" w:sz="0" w:space="0" w:color="auto"/>
        <w:bottom w:val="none" w:sz="0" w:space="0" w:color="auto"/>
        <w:right w:val="none" w:sz="0" w:space="0" w:color="auto"/>
      </w:divBdr>
    </w:div>
    <w:div w:id="1336153406">
      <w:bodyDiv w:val="1"/>
      <w:marLeft w:val="0"/>
      <w:marRight w:val="0"/>
      <w:marTop w:val="0"/>
      <w:marBottom w:val="0"/>
      <w:divBdr>
        <w:top w:val="none" w:sz="0" w:space="0" w:color="auto"/>
        <w:left w:val="none" w:sz="0" w:space="0" w:color="auto"/>
        <w:bottom w:val="none" w:sz="0" w:space="0" w:color="auto"/>
        <w:right w:val="none" w:sz="0" w:space="0" w:color="auto"/>
      </w:divBdr>
    </w:div>
    <w:div w:id="1337922116">
      <w:bodyDiv w:val="1"/>
      <w:marLeft w:val="0"/>
      <w:marRight w:val="0"/>
      <w:marTop w:val="0"/>
      <w:marBottom w:val="0"/>
      <w:divBdr>
        <w:top w:val="none" w:sz="0" w:space="0" w:color="auto"/>
        <w:left w:val="none" w:sz="0" w:space="0" w:color="auto"/>
        <w:bottom w:val="none" w:sz="0" w:space="0" w:color="auto"/>
        <w:right w:val="none" w:sz="0" w:space="0" w:color="auto"/>
      </w:divBdr>
    </w:div>
    <w:div w:id="1339503903">
      <w:bodyDiv w:val="1"/>
      <w:marLeft w:val="0"/>
      <w:marRight w:val="0"/>
      <w:marTop w:val="0"/>
      <w:marBottom w:val="0"/>
      <w:divBdr>
        <w:top w:val="none" w:sz="0" w:space="0" w:color="auto"/>
        <w:left w:val="none" w:sz="0" w:space="0" w:color="auto"/>
        <w:bottom w:val="none" w:sz="0" w:space="0" w:color="auto"/>
        <w:right w:val="none" w:sz="0" w:space="0" w:color="auto"/>
      </w:divBdr>
    </w:div>
    <w:div w:id="1339578839">
      <w:bodyDiv w:val="1"/>
      <w:marLeft w:val="0"/>
      <w:marRight w:val="0"/>
      <w:marTop w:val="0"/>
      <w:marBottom w:val="0"/>
      <w:divBdr>
        <w:top w:val="none" w:sz="0" w:space="0" w:color="auto"/>
        <w:left w:val="none" w:sz="0" w:space="0" w:color="auto"/>
        <w:bottom w:val="none" w:sz="0" w:space="0" w:color="auto"/>
        <w:right w:val="none" w:sz="0" w:space="0" w:color="auto"/>
      </w:divBdr>
    </w:div>
    <w:div w:id="1341006457">
      <w:bodyDiv w:val="1"/>
      <w:marLeft w:val="0"/>
      <w:marRight w:val="0"/>
      <w:marTop w:val="0"/>
      <w:marBottom w:val="0"/>
      <w:divBdr>
        <w:top w:val="none" w:sz="0" w:space="0" w:color="auto"/>
        <w:left w:val="none" w:sz="0" w:space="0" w:color="auto"/>
        <w:bottom w:val="none" w:sz="0" w:space="0" w:color="auto"/>
        <w:right w:val="none" w:sz="0" w:space="0" w:color="auto"/>
      </w:divBdr>
    </w:div>
    <w:div w:id="1341664680">
      <w:bodyDiv w:val="1"/>
      <w:marLeft w:val="0"/>
      <w:marRight w:val="0"/>
      <w:marTop w:val="0"/>
      <w:marBottom w:val="0"/>
      <w:divBdr>
        <w:top w:val="none" w:sz="0" w:space="0" w:color="auto"/>
        <w:left w:val="none" w:sz="0" w:space="0" w:color="auto"/>
        <w:bottom w:val="none" w:sz="0" w:space="0" w:color="auto"/>
        <w:right w:val="none" w:sz="0" w:space="0" w:color="auto"/>
      </w:divBdr>
    </w:div>
    <w:div w:id="1342051931">
      <w:bodyDiv w:val="1"/>
      <w:marLeft w:val="0"/>
      <w:marRight w:val="0"/>
      <w:marTop w:val="0"/>
      <w:marBottom w:val="0"/>
      <w:divBdr>
        <w:top w:val="none" w:sz="0" w:space="0" w:color="auto"/>
        <w:left w:val="none" w:sz="0" w:space="0" w:color="auto"/>
        <w:bottom w:val="none" w:sz="0" w:space="0" w:color="auto"/>
        <w:right w:val="none" w:sz="0" w:space="0" w:color="auto"/>
      </w:divBdr>
    </w:div>
    <w:div w:id="1342246002">
      <w:bodyDiv w:val="1"/>
      <w:marLeft w:val="0"/>
      <w:marRight w:val="0"/>
      <w:marTop w:val="0"/>
      <w:marBottom w:val="0"/>
      <w:divBdr>
        <w:top w:val="none" w:sz="0" w:space="0" w:color="auto"/>
        <w:left w:val="none" w:sz="0" w:space="0" w:color="auto"/>
        <w:bottom w:val="none" w:sz="0" w:space="0" w:color="auto"/>
        <w:right w:val="none" w:sz="0" w:space="0" w:color="auto"/>
      </w:divBdr>
    </w:div>
    <w:div w:id="1350908527">
      <w:bodyDiv w:val="1"/>
      <w:marLeft w:val="0"/>
      <w:marRight w:val="0"/>
      <w:marTop w:val="0"/>
      <w:marBottom w:val="0"/>
      <w:divBdr>
        <w:top w:val="none" w:sz="0" w:space="0" w:color="auto"/>
        <w:left w:val="none" w:sz="0" w:space="0" w:color="auto"/>
        <w:bottom w:val="none" w:sz="0" w:space="0" w:color="auto"/>
        <w:right w:val="none" w:sz="0" w:space="0" w:color="auto"/>
      </w:divBdr>
    </w:div>
    <w:div w:id="1351492350">
      <w:bodyDiv w:val="1"/>
      <w:marLeft w:val="0"/>
      <w:marRight w:val="0"/>
      <w:marTop w:val="0"/>
      <w:marBottom w:val="0"/>
      <w:divBdr>
        <w:top w:val="none" w:sz="0" w:space="0" w:color="auto"/>
        <w:left w:val="none" w:sz="0" w:space="0" w:color="auto"/>
        <w:bottom w:val="none" w:sz="0" w:space="0" w:color="auto"/>
        <w:right w:val="none" w:sz="0" w:space="0" w:color="auto"/>
      </w:divBdr>
    </w:div>
    <w:div w:id="1352221256">
      <w:bodyDiv w:val="1"/>
      <w:marLeft w:val="0"/>
      <w:marRight w:val="0"/>
      <w:marTop w:val="0"/>
      <w:marBottom w:val="0"/>
      <w:divBdr>
        <w:top w:val="none" w:sz="0" w:space="0" w:color="auto"/>
        <w:left w:val="none" w:sz="0" w:space="0" w:color="auto"/>
        <w:bottom w:val="none" w:sz="0" w:space="0" w:color="auto"/>
        <w:right w:val="none" w:sz="0" w:space="0" w:color="auto"/>
      </w:divBdr>
    </w:div>
    <w:div w:id="1352343634">
      <w:bodyDiv w:val="1"/>
      <w:marLeft w:val="0"/>
      <w:marRight w:val="0"/>
      <w:marTop w:val="0"/>
      <w:marBottom w:val="0"/>
      <w:divBdr>
        <w:top w:val="none" w:sz="0" w:space="0" w:color="auto"/>
        <w:left w:val="none" w:sz="0" w:space="0" w:color="auto"/>
        <w:bottom w:val="none" w:sz="0" w:space="0" w:color="auto"/>
        <w:right w:val="none" w:sz="0" w:space="0" w:color="auto"/>
      </w:divBdr>
    </w:div>
    <w:div w:id="1354183445">
      <w:bodyDiv w:val="1"/>
      <w:marLeft w:val="0"/>
      <w:marRight w:val="0"/>
      <w:marTop w:val="0"/>
      <w:marBottom w:val="0"/>
      <w:divBdr>
        <w:top w:val="none" w:sz="0" w:space="0" w:color="auto"/>
        <w:left w:val="none" w:sz="0" w:space="0" w:color="auto"/>
        <w:bottom w:val="none" w:sz="0" w:space="0" w:color="auto"/>
        <w:right w:val="none" w:sz="0" w:space="0" w:color="auto"/>
      </w:divBdr>
    </w:div>
    <w:div w:id="1355157695">
      <w:bodyDiv w:val="1"/>
      <w:marLeft w:val="0"/>
      <w:marRight w:val="0"/>
      <w:marTop w:val="0"/>
      <w:marBottom w:val="0"/>
      <w:divBdr>
        <w:top w:val="none" w:sz="0" w:space="0" w:color="auto"/>
        <w:left w:val="none" w:sz="0" w:space="0" w:color="auto"/>
        <w:bottom w:val="none" w:sz="0" w:space="0" w:color="auto"/>
        <w:right w:val="none" w:sz="0" w:space="0" w:color="auto"/>
      </w:divBdr>
      <w:divsChild>
        <w:div w:id="887764282">
          <w:marLeft w:val="480"/>
          <w:marRight w:val="0"/>
          <w:marTop w:val="0"/>
          <w:marBottom w:val="0"/>
          <w:divBdr>
            <w:top w:val="none" w:sz="0" w:space="0" w:color="auto"/>
            <w:left w:val="none" w:sz="0" w:space="0" w:color="auto"/>
            <w:bottom w:val="none" w:sz="0" w:space="0" w:color="auto"/>
            <w:right w:val="none" w:sz="0" w:space="0" w:color="auto"/>
          </w:divBdr>
        </w:div>
        <w:div w:id="52126461">
          <w:marLeft w:val="480"/>
          <w:marRight w:val="0"/>
          <w:marTop w:val="0"/>
          <w:marBottom w:val="0"/>
          <w:divBdr>
            <w:top w:val="none" w:sz="0" w:space="0" w:color="auto"/>
            <w:left w:val="none" w:sz="0" w:space="0" w:color="auto"/>
            <w:bottom w:val="none" w:sz="0" w:space="0" w:color="auto"/>
            <w:right w:val="none" w:sz="0" w:space="0" w:color="auto"/>
          </w:divBdr>
        </w:div>
        <w:div w:id="1014501547">
          <w:marLeft w:val="480"/>
          <w:marRight w:val="0"/>
          <w:marTop w:val="0"/>
          <w:marBottom w:val="0"/>
          <w:divBdr>
            <w:top w:val="none" w:sz="0" w:space="0" w:color="auto"/>
            <w:left w:val="none" w:sz="0" w:space="0" w:color="auto"/>
            <w:bottom w:val="none" w:sz="0" w:space="0" w:color="auto"/>
            <w:right w:val="none" w:sz="0" w:space="0" w:color="auto"/>
          </w:divBdr>
        </w:div>
        <w:div w:id="2070033411">
          <w:marLeft w:val="480"/>
          <w:marRight w:val="0"/>
          <w:marTop w:val="0"/>
          <w:marBottom w:val="0"/>
          <w:divBdr>
            <w:top w:val="none" w:sz="0" w:space="0" w:color="auto"/>
            <w:left w:val="none" w:sz="0" w:space="0" w:color="auto"/>
            <w:bottom w:val="none" w:sz="0" w:space="0" w:color="auto"/>
            <w:right w:val="none" w:sz="0" w:space="0" w:color="auto"/>
          </w:divBdr>
        </w:div>
        <w:div w:id="1567640427">
          <w:marLeft w:val="480"/>
          <w:marRight w:val="0"/>
          <w:marTop w:val="0"/>
          <w:marBottom w:val="0"/>
          <w:divBdr>
            <w:top w:val="none" w:sz="0" w:space="0" w:color="auto"/>
            <w:left w:val="none" w:sz="0" w:space="0" w:color="auto"/>
            <w:bottom w:val="none" w:sz="0" w:space="0" w:color="auto"/>
            <w:right w:val="none" w:sz="0" w:space="0" w:color="auto"/>
          </w:divBdr>
        </w:div>
        <w:div w:id="1986280974">
          <w:marLeft w:val="480"/>
          <w:marRight w:val="0"/>
          <w:marTop w:val="0"/>
          <w:marBottom w:val="0"/>
          <w:divBdr>
            <w:top w:val="none" w:sz="0" w:space="0" w:color="auto"/>
            <w:left w:val="none" w:sz="0" w:space="0" w:color="auto"/>
            <w:bottom w:val="none" w:sz="0" w:space="0" w:color="auto"/>
            <w:right w:val="none" w:sz="0" w:space="0" w:color="auto"/>
          </w:divBdr>
        </w:div>
        <w:div w:id="1124927740">
          <w:marLeft w:val="480"/>
          <w:marRight w:val="0"/>
          <w:marTop w:val="0"/>
          <w:marBottom w:val="0"/>
          <w:divBdr>
            <w:top w:val="none" w:sz="0" w:space="0" w:color="auto"/>
            <w:left w:val="none" w:sz="0" w:space="0" w:color="auto"/>
            <w:bottom w:val="none" w:sz="0" w:space="0" w:color="auto"/>
            <w:right w:val="none" w:sz="0" w:space="0" w:color="auto"/>
          </w:divBdr>
        </w:div>
        <w:div w:id="709763553">
          <w:marLeft w:val="480"/>
          <w:marRight w:val="0"/>
          <w:marTop w:val="0"/>
          <w:marBottom w:val="0"/>
          <w:divBdr>
            <w:top w:val="none" w:sz="0" w:space="0" w:color="auto"/>
            <w:left w:val="none" w:sz="0" w:space="0" w:color="auto"/>
            <w:bottom w:val="none" w:sz="0" w:space="0" w:color="auto"/>
            <w:right w:val="none" w:sz="0" w:space="0" w:color="auto"/>
          </w:divBdr>
        </w:div>
        <w:div w:id="1225987204">
          <w:marLeft w:val="480"/>
          <w:marRight w:val="0"/>
          <w:marTop w:val="0"/>
          <w:marBottom w:val="0"/>
          <w:divBdr>
            <w:top w:val="none" w:sz="0" w:space="0" w:color="auto"/>
            <w:left w:val="none" w:sz="0" w:space="0" w:color="auto"/>
            <w:bottom w:val="none" w:sz="0" w:space="0" w:color="auto"/>
            <w:right w:val="none" w:sz="0" w:space="0" w:color="auto"/>
          </w:divBdr>
        </w:div>
        <w:div w:id="563486797">
          <w:marLeft w:val="480"/>
          <w:marRight w:val="0"/>
          <w:marTop w:val="0"/>
          <w:marBottom w:val="0"/>
          <w:divBdr>
            <w:top w:val="none" w:sz="0" w:space="0" w:color="auto"/>
            <w:left w:val="none" w:sz="0" w:space="0" w:color="auto"/>
            <w:bottom w:val="none" w:sz="0" w:space="0" w:color="auto"/>
            <w:right w:val="none" w:sz="0" w:space="0" w:color="auto"/>
          </w:divBdr>
        </w:div>
        <w:div w:id="1286276290">
          <w:marLeft w:val="480"/>
          <w:marRight w:val="0"/>
          <w:marTop w:val="0"/>
          <w:marBottom w:val="0"/>
          <w:divBdr>
            <w:top w:val="none" w:sz="0" w:space="0" w:color="auto"/>
            <w:left w:val="none" w:sz="0" w:space="0" w:color="auto"/>
            <w:bottom w:val="none" w:sz="0" w:space="0" w:color="auto"/>
            <w:right w:val="none" w:sz="0" w:space="0" w:color="auto"/>
          </w:divBdr>
        </w:div>
        <w:div w:id="426770896">
          <w:marLeft w:val="480"/>
          <w:marRight w:val="0"/>
          <w:marTop w:val="0"/>
          <w:marBottom w:val="0"/>
          <w:divBdr>
            <w:top w:val="none" w:sz="0" w:space="0" w:color="auto"/>
            <w:left w:val="none" w:sz="0" w:space="0" w:color="auto"/>
            <w:bottom w:val="none" w:sz="0" w:space="0" w:color="auto"/>
            <w:right w:val="none" w:sz="0" w:space="0" w:color="auto"/>
          </w:divBdr>
        </w:div>
        <w:div w:id="269895064">
          <w:marLeft w:val="480"/>
          <w:marRight w:val="0"/>
          <w:marTop w:val="0"/>
          <w:marBottom w:val="0"/>
          <w:divBdr>
            <w:top w:val="none" w:sz="0" w:space="0" w:color="auto"/>
            <w:left w:val="none" w:sz="0" w:space="0" w:color="auto"/>
            <w:bottom w:val="none" w:sz="0" w:space="0" w:color="auto"/>
            <w:right w:val="none" w:sz="0" w:space="0" w:color="auto"/>
          </w:divBdr>
        </w:div>
        <w:div w:id="1746487400">
          <w:marLeft w:val="480"/>
          <w:marRight w:val="0"/>
          <w:marTop w:val="0"/>
          <w:marBottom w:val="0"/>
          <w:divBdr>
            <w:top w:val="none" w:sz="0" w:space="0" w:color="auto"/>
            <w:left w:val="none" w:sz="0" w:space="0" w:color="auto"/>
            <w:bottom w:val="none" w:sz="0" w:space="0" w:color="auto"/>
            <w:right w:val="none" w:sz="0" w:space="0" w:color="auto"/>
          </w:divBdr>
        </w:div>
        <w:div w:id="1562712660">
          <w:marLeft w:val="480"/>
          <w:marRight w:val="0"/>
          <w:marTop w:val="0"/>
          <w:marBottom w:val="0"/>
          <w:divBdr>
            <w:top w:val="none" w:sz="0" w:space="0" w:color="auto"/>
            <w:left w:val="none" w:sz="0" w:space="0" w:color="auto"/>
            <w:bottom w:val="none" w:sz="0" w:space="0" w:color="auto"/>
            <w:right w:val="none" w:sz="0" w:space="0" w:color="auto"/>
          </w:divBdr>
        </w:div>
        <w:div w:id="475606428">
          <w:marLeft w:val="480"/>
          <w:marRight w:val="0"/>
          <w:marTop w:val="0"/>
          <w:marBottom w:val="0"/>
          <w:divBdr>
            <w:top w:val="none" w:sz="0" w:space="0" w:color="auto"/>
            <w:left w:val="none" w:sz="0" w:space="0" w:color="auto"/>
            <w:bottom w:val="none" w:sz="0" w:space="0" w:color="auto"/>
            <w:right w:val="none" w:sz="0" w:space="0" w:color="auto"/>
          </w:divBdr>
        </w:div>
      </w:divsChild>
    </w:div>
    <w:div w:id="1366566199">
      <w:bodyDiv w:val="1"/>
      <w:marLeft w:val="0"/>
      <w:marRight w:val="0"/>
      <w:marTop w:val="0"/>
      <w:marBottom w:val="0"/>
      <w:divBdr>
        <w:top w:val="none" w:sz="0" w:space="0" w:color="auto"/>
        <w:left w:val="none" w:sz="0" w:space="0" w:color="auto"/>
        <w:bottom w:val="none" w:sz="0" w:space="0" w:color="auto"/>
        <w:right w:val="none" w:sz="0" w:space="0" w:color="auto"/>
      </w:divBdr>
    </w:div>
    <w:div w:id="1368143491">
      <w:bodyDiv w:val="1"/>
      <w:marLeft w:val="0"/>
      <w:marRight w:val="0"/>
      <w:marTop w:val="0"/>
      <w:marBottom w:val="0"/>
      <w:divBdr>
        <w:top w:val="none" w:sz="0" w:space="0" w:color="auto"/>
        <w:left w:val="none" w:sz="0" w:space="0" w:color="auto"/>
        <w:bottom w:val="none" w:sz="0" w:space="0" w:color="auto"/>
        <w:right w:val="none" w:sz="0" w:space="0" w:color="auto"/>
      </w:divBdr>
    </w:div>
    <w:div w:id="1371761802">
      <w:bodyDiv w:val="1"/>
      <w:marLeft w:val="0"/>
      <w:marRight w:val="0"/>
      <w:marTop w:val="0"/>
      <w:marBottom w:val="0"/>
      <w:divBdr>
        <w:top w:val="none" w:sz="0" w:space="0" w:color="auto"/>
        <w:left w:val="none" w:sz="0" w:space="0" w:color="auto"/>
        <w:bottom w:val="none" w:sz="0" w:space="0" w:color="auto"/>
        <w:right w:val="none" w:sz="0" w:space="0" w:color="auto"/>
      </w:divBdr>
    </w:div>
    <w:div w:id="1372728916">
      <w:bodyDiv w:val="1"/>
      <w:marLeft w:val="0"/>
      <w:marRight w:val="0"/>
      <w:marTop w:val="0"/>
      <w:marBottom w:val="0"/>
      <w:divBdr>
        <w:top w:val="none" w:sz="0" w:space="0" w:color="auto"/>
        <w:left w:val="none" w:sz="0" w:space="0" w:color="auto"/>
        <w:bottom w:val="none" w:sz="0" w:space="0" w:color="auto"/>
        <w:right w:val="none" w:sz="0" w:space="0" w:color="auto"/>
      </w:divBdr>
    </w:div>
    <w:div w:id="1374846416">
      <w:bodyDiv w:val="1"/>
      <w:marLeft w:val="0"/>
      <w:marRight w:val="0"/>
      <w:marTop w:val="0"/>
      <w:marBottom w:val="0"/>
      <w:divBdr>
        <w:top w:val="none" w:sz="0" w:space="0" w:color="auto"/>
        <w:left w:val="none" w:sz="0" w:space="0" w:color="auto"/>
        <w:bottom w:val="none" w:sz="0" w:space="0" w:color="auto"/>
        <w:right w:val="none" w:sz="0" w:space="0" w:color="auto"/>
      </w:divBdr>
    </w:div>
    <w:div w:id="1374886964">
      <w:bodyDiv w:val="1"/>
      <w:marLeft w:val="0"/>
      <w:marRight w:val="0"/>
      <w:marTop w:val="0"/>
      <w:marBottom w:val="0"/>
      <w:divBdr>
        <w:top w:val="none" w:sz="0" w:space="0" w:color="auto"/>
        <w:left w:val="none" w:sz="0" w:space="0" w:color="auto"/>
        <w:bottom w:val="none" w:sz="0" w:space="0" w:color="auto"/>
        <w:right w:val="none" w:sz="0" w:space="0" w:color="auto"/>
      </w:divBdr>
    </w:div>
    <w:div w:id="1374958881">
      <w:bodyDiv w:val="1"/>
      <w:marLeft w:val="0"/>
      <w:marRight w:val="0"/>
      <w:marTop w:val="0"/>
      <w:marBottom w:val="0"/>
      <w:divBdr>
        <w:top w:val="none" w:sz="0" w:space="0" w:color="auto"/>
        <w:left w:val="none" w:sz="0" w:space="0" w:color="auto"/>
        <w:bottom w:val="none" w:sz="0" w:space="0" w:color="auto"/>
        <w:right w:val="none" w:sz="0" w:space="0" w:color="auto"/>
      </w:divBdr>
    </w:div>
    <w:div w:id="1379088199">
      <w:bodyDiv w:val="1"/>
      <w:marLeft w:val="0"/>
      <w:marRight w:val="0"/>
      <w:marTop w:val="0"/>
      <w:marBottom w:val="0"/>
      <w:divBdr>
        <w:top w:val="none" w:sz="0" w:space="0" w:color="auto"/>
        <w:left w:val="none" w:sz="0" w:space="0" w:color="auto"/>
        <w:bottom w:val="none" w:sz="0" w:space="0" w:color="auto"/>
        <w:right w:val="none" w:sz="0" w:space="0" w:color="auto"/>
      </w:divBdr>
    </w:div>
    <w:div w:id="1380476774">
      <w:bodyDiv w:val="1"/>
      <w:marLeft w:val="0"/>
      <w:marRight w:val="0"/>
      <w:marTop w:val="0"/>
      <w:marBottom w:val="0"/>
      <w:divBdr>
        <w:top w:val="none" w:sz="0" w:space="0" w:color="auto"/>
        <w:left w:val="none" w:sz="0" w:space="0" w:color="auto"/>
        <w:bottom w:val="none" w:sz="0" w:space="0" w:color="auto"/>
        <w:right w:val="none" w:sz="0" w:space="0" w:color="auto"/>
      </w:divBdr>
    </w:div>
    <w:div w:id="1381510865">
      <w:bodyDiv w:val="1"/>
      <w:marLeft w:val="0"/>
      <w:marRight w:val="0"/>
      <w:marTop w:val="0"/>
      <w:marBottom w:val="0"/>
      <w:divBdr>
        <w:top w:val="none" w:sz="0" w:space="0" w:color="auto"/>
        <w:left w:val="none" w:sz="0" w:space="0" w:color="auto"/>
        <w:bottom w:val="none" w:sz="0" w:space="0" w:color="auto"/>
        <w:right w:val="none" w:sz="0" w:space="0" w:color="auto"/>
      </w:divBdr>
    </w:div>
    <w:div w:id="1384251549">
      <w:bodyDiv w:val="1"/>
      <w:marLeft w:val="0"/>
      <w:marRight w:val="0"/>
      <w:marTop w:val="0"/>
      <w:marBottom w:val="0"/>
      <w:divBdr>
        <w:top w:val="none" w:sz="0" w:space="0" w:color="auto"/>
        <w:left w:val="none" w:sz="0" w:space="0" w:color="auto"/>
        <w:bottom w:val="none" w:sz="0" w:space="0" w:color="auto"/>
        <w:right w:val="none" w:sz="0" w:space="0" w:color="auto"/>
      </w:divBdr>
    </w:div>
    <w:div w:id="1385711976">
      <w:bodyDiv w:val="1"/>
      <w:marLeft w:val="0"/>
      <w:marRight w:val="0"/>
      <w:marTop w:val="0"/>
      <w:marBottom w:val="0"/>
      <w:divBdr>
        <w:top w:val="none" w:sz="0" w:space="0" w:color="auto"/>
        <w:left w:val="none" w:sz="0" w:space="0" w:color="auto"/>
        <w:bottom w:val="none" w:sz="0" w:space="0" w:color="auto"/>
        <w:right w:val="none" w:sz="0" w:space="0" w:color="auto"/>
      </w:divBdr>
    </w:div>
    <w:div w:id="1389184343">
      <w:bodyDiv w:val="1"/>
      <w:marLeft w:val="0"/>
      <w:marRight w:val="0"/>
      <w:marTop w:val="0"/>
      <w:marBottom w:val="0"/>
      <w:divBdr>
        <w:top w:val="none" w:sz="0" w:space="0" w:color="auto"/>
        <w:left w:val="none" w:sz="0" w:space="0" w:color="auto"/>
        <w:bottom w:val="none" w:sz="0" w:space="0" w:color="auto"/>
        <w:right w:val="none" w:sz="0" w:space="0" w:color="auto"/>
      </w:divBdr>
    </w:div>
    <w:div w:id="1391074772">
      <w:bodyDiv w:val="1"/>
      <w:marLeft w:val="0"/>
      <w:marRight w:val="0"/>
      <w:marTop w:val="0"/>
      <w:marBottom w:val="0"/>
      <w:divBdr>
        <w:top w:val="none" w:sz="0" w:space="0" w:color="auto"/>
        <w:left w:val="none" w:sz="0" w:space="0" w:color="auto"/>
        <w:bottom w:val="none" w:sz="0" w:space="0" w:color="auto"/>
        <w:right w:val="none" w:sz="0" w:space="0" w:color="auto"/>
      </w:divBdr>
    </w:div>
    <w:div w:id="1391341659">
      <w:bodyDiv w:val="1"/>
      <w:marLeft w:val="0"/>
      <w:marRight w:val="0"/>
      <w:marTop w:val="0"/>
      <w:marBottom w:val="0"/>
      <w:divBdr>
        <w:top w:val="none" w:sz="0" w:space="0" w:color="auto"/>
        <w:left w:val="none" w:sz="0" w:space="0" w:color="auto"/>
        <w:bottom w:val="none" w:sz="0" w:space="0" w:color="auto"/>
        <w:right w:val="none" w:sz="0" w:space="0" w:color="auto"/>
      </w:divBdr>
    </w:div>
    <w:div w:id="1391884505">
      <w:bodyDiv w:val="1"/>
      <w:marLeft w:val="0"/>
      <w:marRight w:val="0"/>
      <w:marTop w:val="0"/>
      <w:marBottom w:val="0"/>
      <w:divBdr>
        <w:top w:val="none" w:sz="0" w:space="0" w:color="auto"/>
        <w:left w:val="none" w:sz="0" w:space="0" w:color="auto"/>
        <w:bottom w:val="none" w:sz="0" w:space="0" w:color="auto"/>
        <w:right w:val="none" w:sz="0" w:space="0" w:color="auto"/>
      </w:divBdr>
    </w:div>
    <w:div w:id="1394743260">
      <w:bodyDiv w:val="1"/>
      <w:marLeft w:val="0"/>
      <w:marRight w:val="0"/>
      <w:marTop w:val="0"/>
      <w:marBottom w:val="0"/>
      <w:divBdr>
        <w:top w:val="none" w:sz="0" w:space="0" w:color="auto"/>
        <w:left w:val="none" w:sz="0" w:space="0" w:color="auto"/>
        <w:bottom w:val="none" w:sz="0" w:space="0" w:color="auto"/>
        <w:right w:val="none" w:sz="0" w:space="0" w:color="auto"/>
      </w:divBdr>
    </w:div>
    <w:div w:id="1397977252">
      <w:bodyDiv w:val="1"/>
      <w:marLeft w:val="0"/>
      <w:marRight w:val="0"/>
      <w:marTop w:val="0"/>
      <w:marBottom w:val="0"/>
      <w:divBdr>
        <w:top w:val="none" w:sz="0" w:space="0" w:color="auto"/>
        <w:left w:val="none" w:sz="0" w:space="0" w:color="auto"/>
        <w:bottom w:val="none" w:sz="0" w:space="0" w:color="auto"/>
        <w:right w:val="none" w:sz="0" w:space="0" w:color="auto"/>
      </w:divBdr>
    </w:div>
    <w:div w:id="1398165664">
      <w:bodyDiv w:val="1"/>
      <w:marLeft w:val="0"/>
      <w:marRight w:val="0"/>
      <w:marTop w:val="0"/>
      <w:marBottom w:val="0"/>
      <w:divBdr>
        <w:top w:val="none" w:sz="0" w:space="0" w:color="auto"/>
        <w:left w:val="none" w:sz="0" w:space="0" w:color="auto"/>
        <w:bottom w:val="none" w:sz="0" w:space="0" w:color="auto"/>
        <w:right w:val="none" w:sz="0" w:space="0" w:color="auto"/>
      </w:divBdr>
    </w:div>
    <w:div w:id="1404183181">
      <w:bodyDiv w:val="1"/>
      <w:marLeft w:val="0"/>
      <w:marRight w:val="0"/>
      <w:marTop w:val="0"/>
      <w:marBottom w:val="0"/>
      <w:divBdr>
        <w:top w:val="none" w:sz="0" w:space="0" w:color="auto"/>
        <w:left w:val="none" w:sz="0" w:space="0" w:color="auto"/>
        <w:bottom w:val="none" w:sz="0" w:space="0" w:color="auto"/>
        <w:right w:val="none" w:sz="0" w:space="0" w:color="auto"/>
      </w:divBdr>
    </w:div>
    <w:div w:id="1404789201">
      <w:bodyDiv w:val="1"/>
      <w:marLeft w:val="0"/>
      <w:marRight w:val="0"/>
      <w:marTop w:val="0"/>
      <w:marBottom w:val="0"/>
      <w:divBdr>
        <w:top w:val="none" w:sz="0" w:space="0" w:color="auto"/>
        <w:left w:val="none" w:sz="0" w:space="0" w:color="auto"/>
        <w:bottom w:val="none" w:sz="0" w:space="0" w:color="auto"/>
        <w:right w:val="none" w:sz="0" w:space="0" w:color="auto"/>
      </w:divBdr>
    </w:div>
    <w:div w:id="1404838583">
      <w:bodyDiv w:val="1"/>
      <w:marLeft w:val="0"/>
      <w:marRight w:val="0"/>
      <w:marTop w:val="0"/>
      <w:marBottom w:val="0"/>
      <w:divBdr>
        <w:top w:val="none" w:sz="0" w:space="0" w:color="auto"/>
        <w:left w:val="none" w:sz="0" w:space="0" w:color="auto"/>
        <w:bottom w:val="none" w:sz="0" w:space="0" w:color="auto"/>
        <w:right w:val="none" w:sz="0" w:space="0" w:color="auto"/>
      </w:divBdr>
    </w:div>
    <w:div w:id="1407416085">
      <w:bodyDiv w:val="1"/>
      <w:marLeft w:val="0"/>
      <w:marRight w:val="0"/>
      <w:marTop w:val="0"/>
      <w:marBottom w:val="0"/>
      <w:divBdr>
        <w:top w:val="none" w:sz="0" w:space="0" w:color="auto"/>
        <w:left w:val="none" w:sz="0" w:space="0" w:color="auto"/>
        <w:bottom w:val="none" w:sz="0" w:space="0" w:color="auto"/>
        <w:right w:val="none" w:sz="0" w:space="0" w:color="auto"/>
      </w:divBdr>
    </w:div>
    <w:div w:id="1408071058">
      <w:bodyDiv w:val="1"/>
      <w:marLeft w:val="0"/>
      <w:marRight w:val="0"/>
      <w:marTop w:val="0"/>
      <w:marBottom w:val="0"/>
      <w:divBdr>
        <w:top w:val="none" w:sz="0" w:space="0" w:color="auto"/>
        <w:left w:val="none" w:sz="0" w:space="0" w:color="auto"/>
        <w:bottom w:val="none" w:sz="0" w:space="0" w:color="auto"/>
        <w:right w:val="none" w:sz="0" w:space="0" w:color="auto"/>
      </w:divBdr>
    </w:div>
    <w:div w:id="1412004214">
      <w:bodyDiv w:val="1"/>
      <w:marLeft w:val="0"/>
      <w:marRight w:val="0"/>
      <w:marTop w:val="0"/>
      <w:marBottom w:val="0"/>
      <w:divBdr>
        <w:top w:val="none" w:sz="0" w:space="0" w:color="auto"/>
        <w:left w:val="none" w:sz="0" w:space="0" w:color="auto"/>
        <w:bottom w:val="none" w:sz="0" w:space="0" w:color="auto"/>
        <w:right w:val="none" w:sz="0" w:space="0" w:color="auto"/>
      </w:divBdr>
    </w:div>
    <w:div w:id="1415665785">
      <w:bodyDiv w:val="1"/>
      <w:marLeft w:val="0"/>
      <w:marRight w:val="0"/>
      <w:marTop w:val="0"/>
      <w:marBottom w:val="0"/>
      <w:divBdr>
        <w:top w:val="none" w:sz="0" w:space="0" w:color="auto"/>
        <w:left w:val="none" w:sz="0" w:space="0" w:color="auto"/>
        <w:bottom w:val="none" w:sz="0" w:space="0" w:color="auto"/>
        <w:right w:val="none" w:sz="0" w:space="0" w:color="auto"/>
      </w:divBdr>
    </w:div>
    <w:div w:id="1417826744">
      <w:bodyDiv w:val="1"/>
      <w:marLeft w:val="0"/>
      <w:marRight w:val="0"/>
      <w:marTop w:val="0"/>
      <w:marBottom w:val="0"/>
      <w:divBdr>
        <w:top w:val="none" w:sz="0" w:space="0" w:color="auto"/>
        <w:left w:val="none" w:sz="0" w:space="0" w:color="auto"/>
        <w:bottom w:val="none" w:sz="0" w:space="0" w:color="auto"/>
        <w:right w:val="none" w:sz="0" w:space="0" w:color="auto"/>
      </w:divBdr>
    </w:div>
    <w:div w:id="1418283876">
      <w:bodyDiv w:val="1"/>
      <w:marLeft w:val="0"/>
      <w:marRight w:val="0"/>
      <w:marTop w:val="0"/>
      <w:marBottom w:val="0"/>
      <w:divBdr>
        <w:top w:val="none" w:sz="0" w:space="0" w:color="auto"/>
        <w:left w:val="none" w:sz="0" w:space="0" w:color="auto"/>
        <w:bottom w:val="none" w:sz="0" w:space="0" w:color="auto"/>
        <w:right w:val="none" w:sz="0" w:space="0" w:color="auto"/>
      </w:divBdr>
    </w:div>
    <w:div w:id="1420639554">
      <w:bodyDiv w:val="1"/>
      <w:marLeft w:val="0"/>
      <w:marRight w:val="0"/>
      <w:marTop w:val="0"/>
      <w:marBottom w:val="0"/>
      <w:divBdr>
        <w:top w:val="none" w:sz="0" w:space="0" w:color="auto"/>
        <w:left w:val="none" w:sz="0" w:space="0" w:color="auto"/>
        <w:bottom w:val="none" w:sz="0" w:space="0" w:color="auto"/>
        <w:right w:val="none" w:sz="0" w:space="0" w:color="auto"/>
      </w:divBdr>
    </w:div>
    <w:div w:id="1420641388">
      <w:bodyDiv w:val="1"/>
      <w:marLeft w:val="0"/>
      <w:marRight w:val="0"/>
      <w:marTop w:val="0"/>
      <w:marBottom w:val="0"/>
      <w:divBdr>
        <w:top w:val="none" w:sz="0" w:space="0" w:color="auto"/>
        <w:left w:val="none" w:sz="0" w:space="0" w:color="auto"/>
        <w:bottom w:val="none" w:sz="0" w:space="0" w:color="auto"/>
        <w:right w:val="none" w:sz="0" w:space="0" w:color="auto"/>
      </w:divBdr>
    </w:div>
    <w:div w:id="1424650149">
      <w:bodyDiv w:val="1"/>
      <w:marLeft w:val="0"/>
      <w:marRight w:val="0"/>
      <w:marTop w:val="0"/>
      <w:marBottom w:val="0"/>
      <w:divBdr>
        <w:top w:val="none" w:sz="0" w:space="0" w:color="auto"/>
        <w:left w:val="none" w:sz="0" w:space="0" w:color="auto"/>
        <w:bottom w:val="none" w:sz="0" w:space="0" w:color="auto"/>
        <w:right w:val="none" w:sz="0" w:space="0" w:color="auto"/>
      </w:divBdr>
    </w:div>
    <w:div w:id="1424837260">
      <w:bodyDiv w:val="1"/>
      <w:marLeft w:val="0"/>
      <w:marRight w:val="0"/>
      <w:marTop w:val="0"/>
      <w:marBottom w:val="0"/>
      <w:divBdr>
        <w:top w:val="none" w:sz="0" w:space="0" w:color="auto"/>
        <w:left w:val="none" w:sz="0" w:space="0" w:color="auto"/>
        <w:bottom w:val="none" w:sz="0" w:space="0" w:color="auto"/>
        <w:right w:val="none" w:sz="0" w:space="0" w:color="auto"/>
      </w:divBdr>
      <w:divsChild>
        <w:div w:id="1806006105">
          <w:marLeft w:val="480"/>
          <w:marRight w:val="0"/>
          <w:marTop w:val="0"/>
          <w:marBottom w:val="0"/>
          <w:divBdr>
            <w:top w:val="none" w:sz="0" w:space="0" w:color="auto"/>
            <w:left w:val="none" w:sz="0" w:space="0" w:color="auto"/>
            <w:bottom w:val="none" w:sz="0" w:space="0" w:color="auto"/>
            <w:right w:val="none" w:sz="0" w:space="0" w:color="auto"/>
          </w:divBdr>
        </w:div>
        <w:div w:id="872110457">
          <w:marLeft w:val="480"/>
          <w:marRight w:val="0"/>
          <w:marTop w:val="0"/>
          <w:marBottom w:val="0"/>
          <w:divBdr>
            <w:top w:val="none" w:sz="0" w:space="0" w:color="auto"/>
            <w:left w:val="none" w:sz="0" w:space="0" w:color="auto"/>
            <w:bottom w:val="none" w:sz="0" w:space="0" w:color="auto"/>
            <w:right w:val="none" w:sz="0" w:space="0" w:color="auto"/>
          </w:divBdr>
        </w:div>
        <w:div w:id="702246785">
          <w:marLeft w:val="480"/>
          <w:marRight w:val="0"/>
          <w:marTop w:val="0"/>
          <w:marBottom w:val="0"/>
          <w:divBdr>
            <w:top w:val="none" w:sz="0" w:space="0" w:color="auto"/>
            <w:left w:val="none" w:sz="0" w:space="0" w:color="auto"/>
            <w:bottom w:val="none" w:sz="0" w:space="0" w:color="auto"/>
            <w:right w:val="none" w:sz="0" w:space="0" w:color="auto"/>
          </w:divBdr>
        </w:div>
        <w:div w:id="1406685883">
          <w:marLeft w:val="480"/>
          <w:marRight w:val="0"/>
          <w:marTop w:val="0"/>
          <w:marBottom w:val="0"/>
          <w:divBdr>
            <w:top w:val="none" w:sz="0" w:space="0" w:color="auto"/>
            <w:left w:val="none" w:sz="0" w:space="0" w:color="auto"/>
            <w:bottom w:val="none" w:sz="0" w:space="0" w:color="auto"/>
            <w:right w:val="none" w:sz="0" w:space="0" w:color="auto"/>
          </w:divBdr>
        </w:div>
        <w:div w:id="1804930348">
          <w:marLeft w:val="480"/>
          <w:marRight w:val="0"/>
          <w:marTop w:val="0"/>
          <w:marBottom w:val="0"/>
          <w:divBdr>
            <w:top w:val="none" w:sz="0" w:space="0" w:color="auto"/>
            <w:left w:val="none" w:sz="0" w:space="0" w:color="auto"/>
            <w:bottom w:val="none" w:sz="0" w:space="0" w:color="auto"/>
            <w:right w:val="none" w:sz="0" w:space="0" w:color="auto"/>
          </w:divBdr>
        </w:div>
        <w:div w:id="1379087548">
          <w:marLeft w:val="480"/>
          <w:marRight w:val="0"/>
          <w:marTop w:val="0"/>
          <w:marBottom w:val="0"/>
          <w:divBdr>
            <w:top w:val="none" w:sz="0" w:space="0" w:color="auto"/>
            <w:left w:val="none" w:sz="0" w:space="0" w:color="auto"/>
            <w:bottom w:val="none" w:sz="0" w:space="0" w:color="auto"/>
            <w:right w:val="none" w:sz="0" w:space="0" w:color="auto"/>
          </w:divBdr>
        </w:div>
        <w:div w:id="504780826">
          <w:marLeft w:val="480"/>
          <w:marRight w:val="0"/>
          <w:marTop w:val="0"/>
          <w:marBottom w:val="0"/>
          <w:divBdr>
            <w:top w:val="none" w:sz="0" w:space="0" w:color="auto"/>
            <w:left w:val="none" w:sz="0" w:space="0" w:color="auto"/>
            <w:bottom w:val="none" w:sz="0" w:space="0" w:color="auto"/>
            <w:right w:val="none" w:sz="0" w:space="0" w:color="auto"/>
          </w:divBdr>
        </w:div>
        <w:div w:id="1937515520">
          <w:marLeft w:val="480"/>
          <w:marRight w:val="0"/>
          <w:marTop w:val="0"/>
          <w:marBottom w:val="0"/>
          <w:divBdr>
            <w:top w:val="none" w:sz="0" w:space="0" w:color="auto"/>
            <w:left w:val="none" w:sz="0" w:space="0" w:color="auto"/>
            <w:bottom w:val="none" w:sz="0" w:space="0" w:color="auto"/>
            <w:right w:val="none" w:sz="0" w:space="0" w:color="auto"/>
          </w:divBdr>
        </w:div>
        <w:div w:id="657196390">
          <w:marLeft w:val="480"/>
          <w:marRight w:val="0"/>
          <w:marTop w:val="0"/>
          <w:marBottom w:val="0"/>
          <w:divBdr>
            <w:top w:val="none" w:sz="0" w:space="0" w:color="auto"/>
            <w:left w:val="none" w:sz="0" w:space="0" w:color="auto"/>
            <w:bottom w:val="none" w:sz="0" w:space="0" w:color="auto"/>
            <w:right w:val="none" w:sz="0" w:space="0" w:color="auto"/>
          </w:divBdr>
        </w:div>
        <w:div w:id="681468292">
          <w:marLeft w:val="480"/>
          <w:marRight w:val="0"/>
          <w:marTop w:val="0"/>
          <w:marBottom w:val="0"/>
          <w:divBdr>
            <w:top w:val="none" w:sz="0" w:space="0" w:color="auto"/>
            <w:left w:val="none" w:sz="0" w:space="0" w:color="auto"/>
            <w:bottom w:val="none" w:sz="0" w:space="0" w:color="auto"/>
            <w:right w:val="none" w:sz="0" w:space="0" w:color="auto"/>
          </w:divBdr>
        </w:div>
        <w:div w:id="602610236">
          <w:marLeft w:val="480"/>
          <w:marRight w:val="0"/>
          <w:marTop w:val="0"/>
          <w:marBottom w:val="0"/>
          <w:divBdr>
            <w:top w:val="none" w:sz="0" w:space="0" w:color="auto"/>
            <w:left w:val="none" w:sz="0" w:space="0" w:color="auto"/>
            <w:bottom w:val="none" w:sz="0" w:space="0" w:color="auto"/>
            <w:right w:val="none" w:sz="0" w:space="0" w:color="auto"/>
          </w:divBdr>
        </w:div>
        <w:div w:id="1949196321">
          <w:marLeft w:val="480"/>
          <w:marRight w:val="0"/>
          <w:marTop w:val="0"/>
          <w:marBottom w:val="0"/>
          <w:divBdr>
            <w:top w:val="none" w:sz="0" w:space="0" w:color="auto"/>
            <w:left w:val="none" w:sz="0" w:space="0" w:color="auto"/>
            <w:bottom w:val="none" w:sz="0" w:space="0" w:color="auto"/>
            <w:right w:val="none" w:sz="0" w:space="0" w:color="auto"/>
          </w:divBdr>
        </w:div>
        <w:div w:id="66536979">
          <w:marLeft w:val="480"/>
          <w:marRight w:val="0"/>
          <w:marTop w:val="0"/>
          <w:marBottom w:val="0"/>
          <w:divBdr>
            <w:top w:val="none" w:sz="0" w:space="0" w:color="auto"/>
            <w:left w:val="none" w:sz="0" w:space="0" w:color="auto"/>
            <w:bottom w:val="none" w:sz="0" w:space="0" w:color="auto"/>
            <w:right w:val="none" w:sz="0" w:space="0" w:color="auto"/>
          </w:divBdr>
        </w:div>
        <w:div w:id="1973635959">
          <w:marLeft w:val="480"/>
          <w:marRight w:val="0"/>
          <w:marTop w:val="0"/>
          <w:marBottom w:val="0"/>
          <w:divBdr>
            <w:top w:val="none" w:sz="0" w:space="0" w:color="auto"/>
            <w:left w:val="none" w:sz="0" w:space="0" w:color="auto"/>
            <w:bottom w:val="none" w:sz="0" w:space="0" w:color="auto"/>
            <w:right w:val="none" w:sz="0" w:space="0" w:color="auto"/>
          </w:divBdr>
        </w:div>
        <w:div w:id="532037830">
          <w:marLeft w:val="480"/>
          <w:marRight w:val="0"/>
          <w:marTop w:val="0"/>
          <w:marBottom w:val="0"/>
          <w:divBdr>
            <w:top w:val="none" w:sz="0" w:space="0" w:color="auto"/>
            <w:left w:val="none" w:sz="0" w:space="0" w:color="auto"/>
            <w:bottom w:val="none" w:sz="0" w:space="0" w:color="auto"/>
            <w:right w:val="none" w:sz="0" w:space="0" w:color="auto"/>
          </w:divBdr>
        </w:div>
        <w:div w:id="209268026">
          <w:marLeft w:val="480"/>
          <w:marRight w:val="0"/>
          <w:marTop w:val="0"/>
          <w:marBottom w:val="0"/>
          <w:divBdr>
            <w:top w:val="none" w:sz="0" w:space="0" w:color="auto"/>
            <w:left w:val="none" w:sz="0" w:space="0" w:color="auto"/>
            <w:bottom w:val="none" w:sz="0" w:space="0" w:color="auto"/>
            <w:right w:val="none" w:sz="0" w:space="0" w:color="auto"/>
          </w:divBdr>
        </w:div>
        <w:div w:id="432168753">
          <w:marLeft w:val="480"/>
          <w:marRight w:val="0"/>
          <w:marTop w:val="0"/>
          <w:marBottom w:val="0"/>
          <w:divBdr>
            <w:top w:val="none" w:sz="0" w:space="0" w:color="auto"/>
            <w:left w:val="none" w:sz="0" w:space="0" w:color="auto"/>
            <w:bottom w:val="none" w:sz="0" w:space="0" w:color="auto"/>
            <w:right w:val="none" w:sz="0" w:space="0" w:color="auto"/>
          </w:divBdr>
        </w:div>
        <w:div w:id="308218829">
          <w:marLeft w:val="480"/>
          <w:marRight w:val="0"/>
          <w:marTop w:val="0"/>
          <w:marBottom w:val="0"/>
          <w:divBdr>
            <w:top w:val="none" w:sz="0" w:space="0" w:color="auto"/>
            <w:left w:val="none" w:sz="0" w:space="0" w:color="auto"/>
            <w:bottom w:val="none" w:sz="0" w:space="0" w:color="auto"/>
            <w:right w:val="none" w:sz="0" w:space="0" w:color="auto"/>
          </w:divBdr>
        </w:div>
        <w:div w:id="1043870710">
          <w:marLeft w:val="480"/>
          <w:marRight w:val="0"/>
          <w:marTop w:val="0"/>
          <w:marBottom w:val="0"/>
          <w:divBdr>
            <w:top w:val="none" w:sz="0" w:space="0" w:color="auto"/>
            <w:left w:val="none" w:sz="0" w:space="0" w:color="auto"/>
            <w:bottom w:val="none" w:sz="0" w:space="0" w:color="auto"/>
            <w:right w:val="none" w:sz="0" w:space="0" w:color="auto"/>
          </w:divBdr>
        </w:div>
        <w:div w:id="145628960">
          <w:marLeft w:val="480"/>
          <w:marRight w:val="0"/>
          <w:marTop w:val="0"/>
          <w:marBottom w:val="0"/>
          <w:divBdr>
            <w:top w:val="none" w:sz="0" w:space="0" w:color="auto"/>
            <w:left w:val="none" w:sz="0" w:space="0" w:color="auto"/>
            <w:bottom w:val="none" w:sz="0" w:space="0" w:color="auto"/>
            <w:right w:val="none" w:sz="0" w:space="0" w:color="auto"/>
          </w:divBdr>
        </w:div>
        <w:div w:id="460609895">
          <w:marLeft w:val="480"/>
          <w:marRight w:val="0"/>
          <w:marTop w:val="0"/>
          <w:marBottom w:val="0"/>
          <w:divBdr>
            <w:top w:val="none" w:sz="0" w:space="0" w:color="auto"/>
            <w:left w:val="none" w:sz="0" w:space="0" w:color="auto"/>
            <w:bottom w:val="none" w:sz="0" w:space="0" w:color="auto"/>
            <w:right w:val="none" w:sz="0" w:space="0" w:color="auto"/>
          </w:divBdr>
        </w:div>
        <w:div w:id="1516311963">
          <w:marLeft w:val="480"/>
          <w:marRight w:val="0"/>
          <w:marTop w:val="0"/>
          <w:marBottom w:val="0"/>
          <w:divBdr>
            <w:top w:val="none" w:sz="0" w:space="0" w:color="auto"/>
            <w:left w:val="none" w:sz="0" w:space="0" w:color="auto"/>
            <w:bottom w:val="none" w:sz="0" w:space="0" w:color="auto"/>
            <w:right w:val="none" w:sz="0" w:space="0" w:color="auto"/>
          </w:divBdr>
        </w:div>
        <w:div w:id="1976720244">
          <w:marLeft w:val="480"/>
          <w:marRight w:val="0"/>
          <w:marTop w:val="0"/>
          <w:marBottom w:val="0"/>
          <w:divBdr>
            <w:top w:val="none" w:sz="0" w:space="0" w:color="auto"/>
            <w:left w:val="none" w:sz="0" w:space="0" w:color="auto"/>
            <w:bottom w:val="none" w:sz="0" w:space="0" w:color="auto"/>
            <w:right w:val="none" w:sz="0" w:space="0" w:color="auto"/>
          </w:divBdr>
        </w:div>
        <w:div w:id="591159648">
          <w:marLeft w:val="480"/>
          <w:marRight w:val="0"/>
          <w:marTop w:val="0"/>
          <w:marBottom w:val="0"/>
          <w:divBdr>
            <w:top w:val="none" w:sz="0" w:space="0" w:color="auto"/>
            <w:left w:val="none" w:sz="0" w:space="0" w:color="auto"/>
            <w:bottom w:val="none" w:sz="0" w:space="0" w:color="auto"/>
            <w:right w:val="none" w:sz="0" w:space="0" w:color="auto"/>
          </w:divBdr>
        </w:div>
      </w:divsChild>
    </w:div>
    <w:div w:id="1426611129">
      <w:bodyDiv w:val="1"/>
      <w:marLeft w:val="0"/>
      <w:marRight w:val="0"/>
      <w:marTop w:val="0"/>
      <w:marBottom w:val="0"/>
      <w:divBdr>
        <w:top w:val="none" w:sz="0" w:space="0" w:color="auto"/>
        <w:left w:val="none" w:sz="0" w:space="0" w:color="auto"/>
        <w:bottom w:val="none" w:sz="0" w:space="0" w:color="auto"/>
        <w:right w:val="none" w:sz="0" w:space="0" w:color="auto"/>
      </w:divBdr>
    </w:div>
    <w:div w:id="1427573165">
      <w:bodyDiv w:val="1"/>
      <w:marLeft w:val="0"/>
      <w:marRight w:val="0"/>
      <w:marTop w:val="0"/>
      <w:marBottom w:val="0"/>
      <w:divBdr>
        <w:top w:val="none" w:sz="0" w:space="0" w:color="auto"/>
        <w:left w:val="none" w:sz="0" w:space="0" w:color="auto"/>
        <w:bottom w:val="none" w:sz="0" w:space="0" w:color="auto"/>
        <w:right w:val="none" w:sz="0" w:space="0" w:color="auto"/>
      </w:divBdr>
    </w:div>
    <w:div w:id="1431316434">
      <w:bodyDiv w:val="1"/>
      <w:marLeft w:val="0"/>
      <w:marRight w:val="0"/>
      <w:marTop w:val="0"/>
      <w:marBottom w:val="0"/>
      <w:divBdr>
        <w:top w:val="none" w:sz="0" w:space="0" w:color="auto"/>
        <w:left w:val="none" w:sz="0" w:space="0" w:color="auto"/>
        <w:bottom w:val="none" w:sz="0" w:space="0" w:color="auto"/>
        <w:right w:val="none" w:sz="0" w:space="0" w:color="auto"/>
      </w:divBdr>
    </w:div>
    <w:div w:id="1432823816">
      <w:bodyDiv w:val="1"/>
      <w:marLeft w:val="0"/>
      <w:marRight w:val="0"/>
      <w:marTop w:val="0"/>
      <w:marBottom w:val="0"/>
      <w:divBdr>
        <w:top w:val="none" w:sz="0" w:space="0" w:color="auto"/>
        <w:left w:val="none" w:sz="0" w:space="0" w:color="auto"/>
        <w:bottom w:val="none" w:sz="0" w:space="0" w:color="auto"/>
        <w:right w:val="none" w:sz="0" w:space="0" w:color="auto"/>
      </w:divBdr>
    </w:div>
    <w:div w:id="1434133851">
      <w:bodyDiv w:val="1"/>
      <w:marLeft w:val="0"/>
      <w:marRight w:val="0"/>
      <w:marTop w:val="0"/>
      <w:marBottom w:val="0"/>
      <w:divBdr>
        <w:top w:val="none" w:sz="0" w:space="0" w:color="auto"/>
        <w:left w:val="none" w:sz="0" w:space="0" w:color="auto"/>
        <w:bottom w:val="none" w:sz="0" w:space="0" w:color="auto"/>
        <w:right w:val="none" w:sz="0" w:space="0" w:color="auto"/>
      </w:divBdr>
    </w:div>
    <w:div w:id="1434324347">
      <w:bodyDiv w:val="1"/>
      <w:marLeft w:val="0"/>
      <w:marRight w:val="0"/>
      <w:marTop w:val="0"/>
      <w:marBottom w:val="0"/>
      <w:divBdr>
        <w:top w:val="none" w:sz="0" w:space="0" w:color="auto"/>
        <w:left w:val="none" w:sz="0" w:space="0" w:color="auto"/>
        <w:bottom w:val="none" w:sz="0" w:space="0" w:color="auto"/>
        <w:right w:val="none" w:sz="0" w:space="0" w:color="auto"/>
      </w:divBdr>
    </w:div>
    <w:div w:id="1434857354">
      <w:bodyDiv w:val="1"/>
      <w:marLeft w:val="0"/>
      <w:marRight w:val="0"/>
      <w:marTop w:val="0"/>
      <w:marBottom w:val="0"/>
      <w:divBdr>
        <w:top w:val="none" w:sz="0" w:space="0" w:color="auto"/>
        <w:left w:val="none" w:sz="0" w:space="0" w:color="auto"/>
        <w:bottom w:val="none" w:sz="0" w:space="0" w:color="auto"/>
        <w:right w:val="none" w:sz="0" w:space="0" w:color="auto"/>
      </w:divBdr>
    </w:div>
    <w:div w:id="1439059286">
      <w:bodyDiv w:val="1"/>
      <w:marLeft w:val="0"/>
      <w:marRight w:val="0"/>
      <w:marTop w:val="0"/>
      <w:marBottom w:val="0"/>
      <w:divBdr>
        <w:top w:val="none" w:sz="0" w:space="0" w:color="auto"/>
        <w:left w:val="none" w:sz="0" w:space="0" w:color="auto"/>
        <w:bottom w:val="none" w:sz="0" w:space="0" w:color="auto"/>
        <w:right w:val="none" w:sz="0" w:space="0" w:color="auto"/>
      </w:divBdr>
    </w:div>
    <w:div w:id="1441338324">
      <w:bodyDiv w:val="1"/>
      <w:marLeft w:val="0"/>
      <w:marRight w:val="0"/>
      <w:marTop w:val="0"/>
      <w:marBottom w:val="0"/>
      <w:divBdr>
        <w:top w:val="none" w:sz="0" w:space="0" w:color="auto"/>
        <w:left w:val="none" w:sz="0" w:space="0" w:color="auto"/>
        <w:bottom w:val="none" w:sz="0" w:space="0" w:color="auto"/>
        <w:right w:val="none" w:sz="0" w:space="0" w:color="auto"/>
      </w:divBdr>
    </w:div>
    <w:div w:id="1441726921">
      <w:bodyDiv w:val="1"/>
      <w:marLeft w:val="0"/>
      <w:marRight w:val="0"/>
      <w:marTop w:val="0"/>
      <w:marBottom w:val="0"/>
      <w:divBdr>
        <w:top w:val="none" w:sz="0" w:space="0" w:color="auto"/>
        <w:left w:val="none" w:sz="0" w:space="0" w:color="auto"/>
        <w:bottom w:val="none" w:sz="0" w:space="0" w:color="auto"/>
        <w:right w:val="none" w:sz="0" w:space="0" w:color="auto"/>
      </w:divBdr>
    </w:div>
    <w:div w:id="1442382861">
      <w:bodyDiv w:val="1"/>
      <w:marLeft w:val="0"/>
      <w:marRight w:val="0"/>
      <w:marTop w:val="0"/>
      <w:marBottom w:val="0"/>
      <w:divBdr>
        <w:top w:val="none" w:sz="0" w:space="0" w:color="auto"/>
        <w:left w:val="none" w:sz="0" w:space="0" w:color="auto"/>
        <w:bottom w:val="none" w:sz="0" w:space="0" w:color="auto"/>
        <w:right w:val="none" w:sz="0" w:space="0" w:color="auto"/>
      </w:divBdr>
    </w:div>
    <w:div w:id="1442648516">
      <w:bodyDiv w:val="1"/>
      <w:marLeft w:val="0"/>
      <w:marRight w:val="0"/>
      <w:marTop w:val="0"/>
      <w:marBottom w:val="0"/>
      <w:divBdr>
        <w:top w:val="none" w:sz="0" w:space="0" w:color="auto"/>
        <w:left w:val="none" w:sz="0" w:space="0" w:color="auto"/>
        <w:bottom w:val="none" w:sz="0" w:space="0" w:color="auto"/>
        <w:right w:val="none" w:sz="0" w:space="0" w:color="auto"/>
      </w:divBdr>
    </w:div>
    <w:div w:id="1443305790">
      <w:bodyDiv w:val="1"/>
      <w:marLeft w:val="0"/>
      <w:marRight w:val="0"/>
      <w:marTop w:val="0"/>
      <w:marBottom w:val="0"/>
      <w:divBdr>
        <w:top w:val="none" w:sz="0" w:space="0" w:color="auto"/>
        <w:left w:val="none" w:sz="0" w:space="0" w:color="auto"/>
        <w:bottom w:val="none" w:sz="0" w:space="0" w:color="auto"/>
        <w:right w:val="none" w:sz="0" w:space="0" w:color="auto"/>
      </w:divBdr>
    </w:div>
    <w:div w:id="1444501477">
      <w:bodyDiv w:val="1"/>
      <w:marLeft w:val="0"/>
      <w:marRight w:val="0"/>
      <w:marTop w:val="0"/>
      <w:marBottom w:val="0"/>
      <w:divBdr>
        <w:top w:val="none" w:sz="0" w:space="0" w:color="auto"/>
        <w:left w:val="none" w:sz="0" w:space="0" w:color="auto"/>
        <w:bottom w:val="none" w:sz="0" w:space="0" w:color="auto"/>
        <w:right w:val="none" w:sz="0" w:space="0" w:color="auto"/>
      </w:divBdr>
    </w:div>
    <w:div w:id="1446120443">
      <w:bodyDiv w:val="1"/>
      <w:marLeft w:val="0"/>
      <w:marRight w:val="0"/>
      <w:marTop w:val="0"/>
      <w:marBottom w:val="0"/>
      <w:divBdr>
        <w:top w:val="none" w:sz="0" w:space="0" w:color="auto"/>
        <w:left w:val="none" w:sz="0" w:space="0" w:color="auto"/>
        <w:bottom w:val="none" w:sz="0" w:space="0" w:color="auto"/>
        <w:right w:val="none" w:sz="0" w:space="0" w:color="auto"/>
      </w:divBdr>
    </w:div>
    <w:div w:id="1446388931">
      <w:bodyDiv w:val="1"/>
      <w:marLeft w:val="0"/>
      <w:marRight w:val="0"/>
      <w:marTop w:val="0"/>
      <w:marBottom w:val="0"/>
      <w:divBdr>
        <w:top w:val="none" w:sz="0" w:space="0" w:color="auto"/>
        <w:left w:val="none" w:sz="0" w:space="0" w:color="auto"/>
        <w:bottom w:val="none" w:sz="0" w:space="0" w:color="auto"/>
        <w:right w:val="none" w:sz="0" w:space="0" w:color="auto"/>
      </w:divBdr>
    </w:div>
    <w:div w:id="1450708574">
      <w:bodyDiv w:val="1"/>
      <w:marLeft w:val="0"/>
      <w:marRight w:val="0"/>
      <w:marTop w:val="0"/>
      <w:marBottom w:val="0"/>
      <w:divBdr>
        <w:top w:val="none" w:sz="0" w:space="0" w:color="auto"/>
        <w:left w:val="none" w:sz="0" w:space="0" w:color="auto"/>
        <w:bottom w:val="none" w:sz="0" w:space="0" w:color="auto"/>
        <w:right w:val="none" w:sz="0" w:space="0" w:color="auto"/>
      </w:divBdr>
    </w:div>
    <w:div w:id="1451896445">
      <w:bodyDiv w:val="1"/>
      <w:marLeft w:val="0"/>
      <w:marRight w:val="0"/>
      <w:marTop w:val="0"/>
      <w:marBottom w:val="0"/>
      <w:divBdr>
        <w:top w:val="none" w:sz="0" w:space="0" w:color="auto"/>
        <w:left w:val="none" w:sz="0" w:space="0" w:color="auto"/>
        <w:bottom w:val="none" w:sz="0" w:space="0" w:color="auto"/>
        <w:right w:val="none" w:sz="0" w:space="0" w:color="auto"/>
      </w:divBdr>
    </w:div>
    <w:div w:id="1453983881">
      <w:bodyDiv w:val="1"/>
      <w:marLeft w:val="0"/>
      <w:marRight w:val="0"/>
      <w:marTop w:val="0"/>
      <w:marBottom w:val="0"/>
      <w:divBdr>
        <w:top w:val="none" w:sz="0" w:space="0" w:color="auto"/>
        <w:left w:val="none" w:sz="0" w:space="0" w:color="auto"/>
        <w:bottom w:val="none" w:sz="0" w:space="0" w:color="auto"/>
        <w:right w:val="none" w:sz="0" w:space="0" w:color="auto"/>
      </w:divBdr>
    </w:div>
    <w:div w:id="1460688956">
      <w:bodyDiv w:val="1"/>
      <w:marLeft w:val="0"/>
      <w:marRight w:val="0"/>
      <w:marTop w:val="0"/>
      <w:marBottom w:val="0"/>
      <w:divBdr>
        <w:top w:val="none" w:sz="0" w:space="0" w:color="auto"/>
        <w:left w:val="none" w:sz="0" w:space="0" w:color="auto"/>
        <w:bottom w:val="none" w:sz="0" w:space="0" w:color="auto"/>
        <w:right w:val="none" w:sz="0" w:space="0" w:color="auto"/>
      </w:divBdr>
    </w:div>
    <w:div w:id="1461873977">
      <w:bodyDiv w:val="1"/>
      <w:marLeft w:val="0"/>
      <w:marRight w:val="0"/>
      <w:marTop w:val="0"/>
      <w:marBottom w:val="0"/>
      <w:divBdr>
        <w:top w:val="none" w:sz="0" w:space="0" w:color="auto"/>
        <w:left w:val="none" w:sz="0" w:space="0" w:color="auto"/>
        <w:bottom w:val="none" w:sz="0" w:space="0" w:color="auto"/>
        <w:right w:val="none" w:sz="0" w:space="0" w:color="auto"/>
      </w:divBdr>
    </w:div>
    <w:div w:id="1463159698">
      <w:bodyDiv w:val="1"/>
      <w:marLeft w:val="0"/>
      <w:marRight w:val="0"/>
      <w:marTop w:val="0"/>
      <w:marBottom w:val="0"/>
      <w:divBdr>
        <w:top w:val="none" w:sz="0" w:space="0" w:color="auto"/>
        <w:left w:val="none" w:sz="0" w:space="0" w:color="auto"/>
        <w:bottom w:val="none" w:sz="0" w:space="0" w:color="auto"/>
        <w:right w:val="none" w:sz="0" w:space="0" w:color="auto"/>
      </w:divBdr>
    </w:div>
    <w:div w:id="1465587824">
      <w:bodyDiv w:val="1"/>
      <w:marLeft w:val="0"/>
      <w:marRight w:val="0"/>
      <w:marTop w:val="0"/>
      <w:marBottom w:val="0"/>
      <w:divBdr>
        <w:top w:val="none" w:sz="0" w:space="0" w:color="auto"/>
        <w:left w:val="none" w:sz="0" w:space="0" w:color="auto"/>
        <w:bottom w:val="none" w:sz="0" w:space="0" w:color="auto"/>
        <w:right w:val="none" w:sz="0" w:space="0" w:color="auto"/>
      </w:divBdr>
    </w:div>
    <w:div w:id="1466776486">
      <w:bodyDiv w:val="1"/>
      <w:marLeft w:val="0"/>
      <w:marRight w:val="0"/>
      <w:marTop w:val="0"/>
      <w:marBottom w:val="0"/>
      <w:divBdr>
        <w:top w:val="none" w:sz="0" w:space="0" w:color="auto"/>
        <w:left w:val="none" w:sz="0" w:space="0" w:color="auto"/>
        <w:bottom w:val="none" w:sz="0" w:space="0" w:color="auto"/>
        <w:right w:val="none" w:sz="0" w:space="0" w:color="auto"/>
      </w:divBdr>
    </w:div>
    <w:div w:id="1468012506">
      <w:bodyDiv w:val="1"/>
      <w:marLeft w:val="0"/>
      <w:marRight w:val="0"/>
      <w:marTop w:val="0"/>
      <w:marBottom w:val="0"/>
      <w:divBdr>
        <w:top w:val="none" w:sz="0" w:space="0" w:color="auto"/>
        <w:left w:val="none" w:sz="0" w:space="0" w:color="auto"/>
        <w:bottom w:val="none" w:sz="0" w:space="0" w:color="auto"/>
        <w:right w:val="none" w:sz="0" w:space="0" w:color="auto"/>
      </w:divBdr>
    </w:div>
    <w:div w:id="1470056441">
      <w:bodyDiv w:val="1"/>
      <w:marLeft w:val="0"/>
      <w:marRight w:val="0"/>
      <w:marTop w:val="0"/>
      <w:marBottom w:val="0"/>
      <w:divBdr>
        <w:top w:val="none" w:sz="0" w:space="0" w:color="auto"/>
        <w:left w:val="none" w:sz="0" w:space="0" w:color="auto"/>
        <w:bottom w:val="none" w:sz="0" w:space="0" w:color="auto"/>
        <w:right w:val="none" w:sz="0" w:space="0" w:color="auto"/>
      </w:divBdr>
    </w:div>
    <w:div w:id="1470972120">
      <w:bodyDiv w:val="1"/>
      <w:marLeft w:val="0"/>
      <w:marRight w:val="0"/>
      <w:marTop w:val="0"/>
      <w:marBottom w:val="0"/>
      <w:divBdr>
        <w:top w:val="none" w:sz="0" w:space="0" w:color="auto"/>
        <w:left w:val="none" w:sz="0" w:space="0" w:color="auto"/>
        <w:bottom w:val="none" w:sz="0" w:space="0" w:color="auto"/>
        <w:right w:val="none" w:sz="0" w:space="0" w:color="auto"/>
      </w:divBdr>
    </w:div>
    <w:div w:id="1472819469">
      <w:bodyDiv w:val="1"/>
      <w:marLeft w:val="0"/>
      <w:marRight w:val="0"/>
      <w:marTop w:val="0"/>
      <w:marBottom w:val="0"/>
      <w:divBdr>
        <w:top w:val="none" w:sz="0" w:space="0" w:color="auto"/>
        <w:left w:val="none" w:sz="0" w:space="0" w:color="auto"/>
        <w:bottom w:val="none" w:sz="0" w:space="0" w:color="auto"/>
        <w:right w:val="none" w:sz="0" w:space="0" w:color="auto"/>
      </w:divBdr>
    </w:div>
    <w:div w:id="1472943398">
      <w:bodyDiv w:val="1"/>
      <w:marLeft w:val="0"/>
      <w:marRight w:val="0"/>
      <w:marTop w:val="0"/>
      <w:marBottom w:val="0"/>
      <w:divBdr>
        <w:top w:val="none" w:sz="0" w:space="0" w:color="auto"/>
        <w:left w:val="none" w:sz="0" w:space="0" w:color="auto"/>
        <w:bottom w:val="none" w:sz="0" w:space="0" w:color="auto"/>
        <w:right w:val="none" w:sz="0" w:space="0" w:color="auto"/>
      </w:divBdr>
    </w:div>
    <w:div w:id="1473404310">
      <w:bodyDiv w:val="1"/>
      <w:marLeft w:val="0"/>
      <w:marRight w:val="0"/>
      <w:marTop w:val="0"/>
      <w:marBottom w:val="0"/>
      <w:divBdr>
        <w:top w:val="none" w:sz="0" w:space="0" w:color="auto"/>
        <w:left w:val="none" w:sz="0" w:space="0" w:color="auto"/>
        <w:bottom w:val="none" w:sz="0" w:space="0" w:color="auto"/>
        <w:right w:val="none" w:sz="0" w:space="0" w:color="auto"/>
      </w:divBdr>
    </w:div>
    <w:div w:id="1473408436">
      <w:bodyDiv w:val="1"/>
      <w:marLeft w:val="0"/>
      <w:marRight w:val="0"/>
      <w:marTop w:val="0"/>
      <w:marBottom w:val="0"/>
      <w:divBdr>
        <w:top w:val="none" w:sz="0" w:space="0" w:color="auto"/>
        <w:left w:val="none" w:sz="0" w:space="0" w:color="auto"/>
        <w:bottom w:val="none" w:sz="0" w:space="0" w:color="auto"/>
        <w:right w:val="none" w:sz="0" w:space="0" w:color="auto"/>
      </w:divBdr>
    </w:div>
    <w:div w:id="1474829179">
      <w:bodyDiv w:val="1"/>
      <w:marLeft w:val="0"/>
      <w:marRight w:val="0"/>
      <w:marTop w:val="0"/>
      <w:marBottom w:val="0"/>
      <w:divBdr>
        <w:top w:val="none" w:sz="0" w:space="0" w:color="auto"/>
        <w:left w:val="none" w:sz="0" w:space="0" w:color="auto"/>
        <w:bottom w:val="none" w:sz="0" w:space="0" w:color="auto"/>
        <w:right w:val="none" w:sz="0" w:space="0" w:color="auto"/>
      </w:divBdr>
    </w:div>
    <w:div w:id="1477911393">
      <w:bodyDiv w:val="1"/>
      <w:marLeft w:val="0"/>
      <w:marRight w:val="0"/>
      <w:marTop w:val="0"/>
      <w:marBottom w:val="0"/>
      <w:divBdr>
        <w:top w:val="none" w:sz="0" w:space="0" w:color="auto"/>
        <w:left w:val="none" w:sz="0" w:space="0" w:color="auto"/>
        <w:bottom w:val="none" w:sz="0" w:space="0" w:color="auto"/>
        <w:right w:val="none" w:sz="0" w:space="0" w:color="auto"/>
      </w:divBdr>
    </w:div>
    <w:div w:id="1481926887">
      <w:bodyDiv w:val="1"/>
      <w:marLeft w:val="0"/>
      <w:marRight w:val="0"/>
      <w:marTop w:val="0"/>
      <w:marBottom w:val="0"/>
      <w:divBdr>
        <w:top w:val="none" w:sz="0" w:space="0" w:color="auto"/>
        <w:left w:val="none" w:sz="0" w:space="0" w:color="auto"/>
        <w:bottom w:val="none" w:sz="0" w:space="0" w:color="auto"/>
        <w:right w:val="none" w:sz="0" w:space="0" w:color="auto"/>
      </w:divBdr>
    </w:div>
    <w:div w:id="1482189030">
      <w:bodyDiv w:val="1"/>
      <w:marLeft w:val="0"/>
      <w:marRight w:val="0"/>
      <w:marTop w:val="0"/>
      <w:marBottom w:val="0"/>
      <w:divBdr>
        <w:top w:val="none" w:sz="0" w:space="0" w:color="auto"/>
        <w:left w:val="none" w:sz="0" w:space="0" w:color="auto"/>
        <w:bottom w:val="none" w:sz="0" w:space="0" w:color="auto"/>
        <w:right w:val="none" w:sz="0" w:space="0" w:color="auto"/>
      </w:divBdr>
    </w:div>
    <w:div w:id="1482192796">
      <w:bodyDiv w:val="1"/>
      <w:marLeft w:val="0"/>
      <w:marRight w:val="0"/>
      <w:marTop w:val="0"/>
      <w:marBottom w:val="0"/>
      <w:divBdr>
        <w:top w:val="none" w:sz="0" w:space="0" w:color="auto"/>
        <w:left w:val="none" w:sz="0" w:space="0" w:color="auto"/>
        <w:bottom w:val="none" w:sz="0" w:space="0" w:color="auto"/>
        <w:right w:val="none" w:sz="0" w:space="0" w:color="auto"/>
      </w:divBdr>
    </w:div>
    <w:div w:id="1484616358">
      <w:bodyDiv w:val="1"/>
      <w:marLeft w:val="0"/>
      <w:marRight w:val="0"/>
      <w:marTop w:val="0"/>
      <w:marBottom w:val="0"/>
      <w:divBdr>
        <w:top w:val="none" w:sz="0" w:space="0" w:color="auto"/>
        <w:left w:val="none" w:sz="0" w:space="0" w:color="auto"/>
        <w:bottom w:val="none" w:sz="0" w:space="0" w:color="auto"/>
        <w:right w:val="none" w:sz="0" w:space="0" w:color="auto"/>
      </w:divBdr>
    </w:div>
    <w:div w:id="1486050866">
      <w:bodyDiv w:val="1"/>
      <w:marLeft w:val="0"/>
      <w:marRight w:val="0"/>
      <w:marTop w:val="0"/>
      <w:marBottom w:val="0"/>
      <w:divBdr>
        <w:top w:val="none" w:sz="0" w:space="0" w:color="auto"/>
        <w:left w:val="none" w:sz="0" w:space="0" w:color="auto"/>
        <w:bottom w:val="none" w:sz="0" w:space="0" w:color="auto"/>
        <w:right w:val="none" w:sz="0" w:space="0" w:color="auto"/>
      </w:divBdr>
    </w:div>
    <w:div w:id="1486777130">
      <w:bodyDiv w:val="1"/>
      <w:marLeft w:val="0"/>
      <w:marRight w:val="0"/>
      <w:marTop w:val="0"/>
      <w:marBottom w:val="0"/>
      <w:divBdr>
        <w:top w:val="none" w:sz="0" w:space="0" w:color="auto"/>
        <w:left w:val="none" w:sz="0" w:space="0" w:color="auto"/>
        <w:bottom w:val="none" w:sz="0" w:space="0" w:color="auto"/>
        <w:right w:val="none" w:sz="0" w:space="0" w:color="auto"/>
      </w:divBdr>
    </w:div>
    <w:div w:id="1487744500">
      <w:bodyDiv w:val="1"/>
      <w:marLeft w:val="0"/>
      <w:marRight w:val="0"/>
      <w:marTop w:val="0"/>
      <w:marBottom w:val="0"/>
      <w:divBdr>
        <w:top w:val="none" w:sz="0" w:space="0" w:color="auto"/>
        <w:left w:val="none" w:sz="0" w:space="0" w:color="auto"/>
        <w:bottom w:val="none" w:sz="0" w:space="0" w:color="auto"/>
        <w:right w:val="none" w:sz="0" w:space="0" w:color="auto"/>
      </w:divBdr>
    </w:div>
    <w:div w:id="1488092033">
      <w:bodyDiv w:val="1"/>
      <w:marLeft w:val="0"/>
      <w:marRight w:val="0"/>
      <w:marTop w:val="0"/>
      <w:marBottom w:val="0"/>
      <w:divBdr>
        <w:top w:val="none" w:sz="0" w:space="0" w:color="auto"/>
        <w:left w:val="none" w:sz="0" w:space="0" w:color="auto"/>
        <w:bottom w:val="none" w:sz="0" w:space="0" w:color="auto"/>
        <w:right w:val="none" w:sz="0" w:space="0" w:color="auto"/>
      </w:divBdr>
    </w:div>
    <w:div w:id="1492016787">
      <w:bodyDiv w:val="1"/>
      <w:marLeft w:val="0"/>
      <w:marRight w:val="0"/>
      <w:marTop w:val="0"/>
      <w:marBottom w:val="0"/>
      <w:divBdr>
        <w:top w:val="none" w:sz="0" w:space="0" w:color="auto"/>
        <w:left w:val="none" w:sz="0" w:space="0" w:color="auto"/>
        <w:bottom w:val="none" w:sz="0" w:space="0" w:color="auto"/>
        <w:right w:val="none" w:sz="0" w:space="0" w:color="auto"/>
      </w:divBdr>
    </w:div>
    <w:div w:id="1492328921">
      <w:bodyDiv w:val="1"/>
      <w:marLeft w:val="0"/>
      <w:marRight w:val="0"/>
      <w:marTop w:val="0"/>
      <w:marBottom w:val="0"/>
      <w:divBdr>
        <w:top w:val="none" w:sz="0" w:space="0" w:color="auto"/>
        <w:left w:val="none" w:sz="0" w:space="0" w:color="auto"/>
        <w:bottom w:val="none" w:sz="0" w:space="0" w:color="auto"/>
        <w:right w:val="none" w:sz="0" w:space="0" w:color="auto"/>
      </w:divBdr>
    </w:div>
    <w:div w:id="1494025767">
      <w:bodyDiv w:val="1"/>
      <w:marLeft w:val="0"/>
      <w:marRight w:val="0"/>
      <w:marTop w:val="0"/>
      <w:marBottom w:val="0"/>
      <w:divBdr>
        <w:top w:val="none" w:sz="0" w:space="0" w:color="auto"/>
        <w:left w:val="none" w:sz="0" w:space="0" w:color="auto"/>
        <w:bottom w:val="none" w:sz="0" w:space="0" w:color="auto"/>
        <w:right w:val="none" w:sz="0" w:space="0" w:color="auto"/>
      </w:divBdr>
    </w:div>
    <w:div w:id="1494027174">
      <w:bodyDiv w:val="1"/>
      <w:marLeft w:val="0"/>
      <w:marRight w:val="0"/>
      <w:marTop w:val="0"/>
      <w:marBottom w:val="0"/>
      <w:divBdr>
        <w:top w:val="none" w:sz="0" w:space="0" w:color="auto"/>
        <w:left w:val="none" w:sz="0" w:space="0" w:color="auto"/>
        <w:bottom w:val="none" w:sz="0" w:space="0" w:color="auto"/>
        <w:right w:val="none" w:sz="0" w:space="0" w:color="auto"/>
      </w:divBdr>
    </w:div>
    <w:div w:id="1494177052">
      <w:bodyDiv w:val="1"/>
      <w:marLeft w:val="0"/>
      <w:marRight w:val="0"/>
      <w:marTop w:val="0"/>
      <w:marBottom w:val="0"/>
      <w:divBdr>
        <w:top w:val="none" w:sz="0" w:space="0" w:color="auto"/>
        <w:left w:val="none" w:sz="0" w:space="0" w:color="auto"/>
        <w:bottom w:val="none" w:sz="0" w:space="0" w:color="auto"/>
        <w:right w:val="none" w:sz="0" w:space="0" w:color="auto"/>
      </w:divBdr>
    </w:div>
    <w:div w:id="1494835662">
      <w:bodyDiv w:val="1"/>
      <w:marLeft w:val="0"/>
      <w:marRight w:val="0"/>
      <w:marTop w:val="0"/>
      <w:marBottom w:val="0"/>
      <w:divBdr>
        <w:top w:val="none" w:sz="0" w:space="0" w:color="auto"/>
        <w:left w:val="none" w:sz="0" w:space="0" w:color="auto"/>
        <w:bottom w:val="none" w:sz="0" w:space="0" w:color="auto"/>
        <w:right w:val="none" w:sz="0" w:space="0" w:color="auto"/>
      </w:divBdr>
    </w:div>
    <w:div w:id="1496191253">
      <w:bodyDiv w:val="1"/>
      <w:marLeft w:val="0"/>
      <w:marRight w:val="0"/>
      <w:marTop w:val="0"/>
      <w:marBottom w:val="0"/>
      <w:divBdr>
        <w:top w:val="none" w:sz="0" w:space="0" w:color="auto"/>
        <w:left w:val="none" w:sz="0" w:space="0" w:color="auto"/>
        <w:bottom w:val="none" w:sz="0" w:space="0" w:color="auto"/>
        <w:right w:val="none" w:sz="0" w:space="0" w:color="auto"/>
      </w:divBdr>
    </w:div>
    <w:div w:id="1496605259">
      <w:bodyDiv w:val="1"/>
      <w:marLeft w:val="0"/>
      <w:marRight w:val="0"/>
      <w:marTop w:val="0"/>
      <w:marBottom w:val="0"/>
      <w:divBdr>
        <w:top w:val="none" w:sz="0" w:space="0" w:color="auto"/>
        <w:left w:val="none" w:sz="0" w:space="0" w:color="auto"/>
        <w:bottom w:val="none" w:sz="0" w:space="0" w:color="auto"/>
        <w:right w:val="none" w:sz="0" w:space="0" w:color="auto"/>
      </w:divBdr>
    </w:div>
    <w:div w:id="1498300846">
      <w:bodyDiv w:val="1"/>
      <w:marLeft w:val="0"/>
      <w:marRight w:val="0"/>
      <w:marTop w:val="0"/>
      <w:marBottom w:val="0"/>
      <w:divBdr>
        <w:top w:val="none" w:sz="0" w:space="0" w:color="auto"/>
        <w:left w:val="none" w:sz="0" w:space="0" w:color="auto"/>
        <w:bottom w:val="none" w:sz="0" w:space="0" w:color="auto"/>
        <w:right w:val="none" w:sz="0" w:space="0" w:color="auto"/>
      </w:divBdr>
    </w:div>
    <w:div w:id="1499267588">
      <w:bodyDiv w:val="1"/>
      <w:marLeft w:val="0"/>
      <w:marRight w:val="0"/>
      <w:marTop w:val="0"/>
      <w:marBottom w:val="0"/>
      <w:divBdr>
        <w:top w:val="none" w:sz="0" w:space="0" w:color="auto"/>
        <w:left w:val="none" w:sz="0" w:space="0" w:color="auto"/>
        <w:bottom w:val="none" w:sz="0" w:space="0" w:color="auto"/>
        <w:right w:val="none" w:sz="0" w:space="0" w:color="auto"/>
      </w:divBdr>
    </w:div>
    <w:div w:id="1501193623">
      <w:bodyDiv w:val="1"/>
      <w:marLeft w:val="0"/>
      <w:marRight w:val="0"/>
      <w:marTop w:val="0"/>
      <w:marBottom w:val="0"/>
      <w:divBdr>
        <w:top w:val="none" w:sz="0" w:space="0" w:color="auto"/>
        <w:left w:val="none" w:sz="0" w:space="0" w:color="auto"/>
        <w:bottom w:val="none" w:sz="0" w:space="0" w:color="auto"/>
        <w:right w:val="none" w:sz="0" w:space="0" w:color="auto"/>
      </w:divBdr>
    </w:div>
    <w:div w:id="1503818950">
      <w:bodyDiv w:val="1"/>
      <w:marLeft w:val="0"/>
      <w:marRight w:val="0"/>
      <w:marTop w:val="0"/>
      <w:marBottom w:val="0"/>
      <w:divBdr>
        <w:top w:val="none" w:sz="0" w:space="0" w:color="auto"/>
        <w:left w:val="none" w:sz="0" w:space="0" w:color="auto"/>
        <w:bottom w:val="none" w:sz="0" w:space="0" w:color="auto"/>
        <w:right w:val="none" w:sz="0" w:space="0" w:color="auto"/>
      </w:divBdr>
    </w:div>
    <w:div w:id="1504011332">
      <w:bodyDiv w:val="1"/>
      <w:marLeft w:val="0"/>
      <w:marRight w:val="0"/>
      <w:marTop w:val="0"/>
      <w:marBottom w:val="0"/>
      <w:divBdr>
        <w:top w:val="none" w:sz="0" w:space="0" w:color="auto"/>
        <w:left w:val="none" w:sz="0" w:space="0" w:color="auto"/>
        <w:bottom w:val="none" w:sz="0" w:space="0" w:color="auto"/>
        <w:right w:val="none" w:sz="0" w:space="0" w:color="auto"/>
      </w:divBdr>
    </w:div>
    <w:div w:id="1506826506">
      <w:bodyDiv w:val="1"/>
      <w:marLeft w:val="0"/>
      <w:marRight w:val="0"/>
      <w:marTop w:val="0"/>
      <w:marBottom w:val="0"/>
      <w:divBdr>
        <w:top w:val="none" w:sz="0" w:space="0" w:color="auto"/>
        <w:left w:val="none" w:sz="0" w:space="0" w:color="auto"/>
        <w:bottom w:val="none" w:sz="0" w:space="0" w:color="auto"/>
        <w:right w:val="none" w:sz="0" w:space="0" w:color="auto"/>
      </w:divBdr>
    </w:div>
    <w:div w:id="1507861495">
      <w:bodyDiv w:val="1"/>
      <w:marLeft w:val="0"/>
      <w:marRight w:val="0"/>
      <w:marTop w:val="0"/>
      <w:marBottom w:val="0"/>
      <w:divBdr>
        <w:top w:val="none" w:sz="0" w:space="0" w:color="auto"/>
        <w:left w:val="none" w:sz="0" w:space="0" w:color="auto"/>
        <w:bottom w:val="none" w:sz="0" w:space="0" w:color="auto"/>
        <w:right w:val="none" w:sz="0" w:space="0" w:color="auto"/>
      </w:divBdr>
    </w:div>
    <w:div w:id="1509753837">
      <w:bodyDiv w:val="1"/>
      <w:marLeft w:val="0"/>
      <w:marRight w:val="0"/>
      <w:marTop w:val="0"/>
      <w:marBottom w:val="0"/>
      <w:divBdr>
        <w:top w:val="none" w:sz="0" w:space="0" w:color="auto"/>
        <w:left w:val="none" w:sz="0" w:space="0" w:color="auto"/>
        <w:bottom w:val="none" w:sz="0" w:space="0" w:color="auto"/>
        <w:right w:val="none" w:sz="0" w:space="0" w:color="auto"/>
      </w:divBdr>
    </w:div>
    <w:div w:id="1510370780">
      <w:bodyDiv w:val="1"/>
      <w:marLeft w:val="0"/>
      <w:marRight w:val="0"/>
      <w:marTop w:val="0"/>
      <w:marBottom w:val="0"/>
      <w:divBdr>
        <w:top w:val="none" w:sz="0" w:space="0" w:color="auto"/>
        <w:left w:val="none" w:sz="0" w:space="0" w:color="auto"/>
        <w:bottom w:val="none" w:sz="0" w:space="0" w:color="auto"/>
        <w:right w:val="none" w:sz="0" w:space="0" w:color="auto"/>
      </w:divBdr>
    </w:div>
    <w:div w:id="1511866904">
      <w:bodyDiv w:val="1"/>
      <w:marLeft w:val="0"/>
      <w:marRight w:val="0"/>
      <w:marTop w:val="0"/>
      <w:marBottom w:val="0"/>
      <w:divBdr>
        <w:top w:val="none" w:sz="0" w:space="0" w:color="auto"/>
        <w:left w:val="none" w:sz="0" w:space="0" w:color="auto"/>
        <w:bottom w:val="none" w:sz="0" w:space="0" w:color="auto"/>
        <w:right w:val="none" w:sz="0" w:space="0" w:color="auto"/>
      </w:divBdr>
    </w:div>
    <w:div w:id="1512337182">
      <w:bodyDiv w:val="1"/>
      <w:marLeft w:val="0"/>
      <w:marRight w:val="0"/>
      <w:marTop w:val="0"/>
      <w:marBottom w:val="0"/>
      <w:divBdr>
        <w:top w:val="none" w:sz="0" w:space="0" w:color="auto"/>
        <w:left w:val="none" w:sz="0" w:space="0" w:color="auto"/>
        <w:bottom w:val="none" w:sz="0" w:space="0" w:color="auto"/>
        <w:right w:val="none" w:sz="0" w:space="0" w:color="auto"/>
      </w:divBdr>
    </w:div>
    <w:div w:id="1513761360">
      <w:bodyDiv w:val="1"/>
      <w:marLeft w:val="0"/>
      <w:marRight w:val="0"/>
      <w:marTop w:val="0"/>
      <w:marBottom w:val="0"/>
      <w:divBdr>
        <w:top w:val="none" w:sz="0" w:space="0" w:color="auto"/>
        <w:left w:val="none" w:sz="0" w:space="0" w:color="auto"/>
        <w:bottom w:val="none" w:sz="0" w:space="0" w:color="auto"/>
        <w:right w:val="none" w:sz="0" w:space="0" w:color="auto"/>
      </w:divBdr>
    </w:div>
    <w:div w:id="1513952960">
      <w:bodyDiv w:val="1"/>
      <w:marLeft w:val="0"/>
      <w:marRight w:val="0"/>
      <w:marTop w:val="0"/>
      <w:marBottom w:val="0"/>
      <w:divBdr>
        <w:top w:val="none" w:sz="0" w:space="0" w:color="auto"/>
        <w:left w:val="none" w:sz="0" w:space="0" w:color="auto"/>
        <w:bottom w:val="none" w:sz="0" w:space="0" w:color="auto"/>
        <w:right w:val="none" w:sz="0" w:space="0" w:color="auto"/>
      </w:divBdr>
    </w:div>
    <w:div w:id="1514881342">
      <w:bodyDiv w:val="1"/>
      <w:marLeft w:val="0"/>
      <w:marRight w:val="0"/>
      <w:marTop w:val="0"/>
      <w:marBottom w:val="0"/>
      <w:divBdr>
        <w:top w:val="none" w:sz="0" w:space="0" w:color="auto"/>
        <w:left w:val="none" w:sz="0" w:space="0" w:color="auto"/>
        <w:bottom w:val="none" w:sz="0" w:space="0" w:color="auto"/>
        <w:right w:val="none" w:sz="0" w:space="0" w:color="auto"/>
      </w:divBdr>
    </w:div>
    <w:div w:id="1516652296">
      <w:bodyDiv w:val="1"/>
      <w:marLeft w:val="0"/>
      <w:marRight w:val="0"/>
      <w:marTop w:val="0"/>
      <w:marBottom w:val="0"/>
      <w:divBdr>
        <w:top w:val="none" w:sz="0" w:space="0" w:color="auto"/>
        <w:left w:val="none" w:sz="0" w:space="0" w:color="auto"/>
        <w:bottom w:val="none" w:sz="0" w:space="0" w:color="auto"/>
        <w:right w:val="none" w:sz="0" w:space="0" w:color="auto"/>
      </w:divBdr>
      <w:divsChild>
        <w:div w:id="535168056">
          <w:marLeft w:val="480"/>
          <w:marRight w:val="0"/>
          <w:marTop w:val="0"/>
          <w:marBottom w:val="0"/>
          <w:divBdr>
            <w:top w:val="none" w:sz="0" w:space="0" w:color="auto"/>
            <w:left w:val="none" w:sz="0" w:space="0" w:color="auto"/>
            <w:bottom w:val="none" w:sz="0" w:space="0" w:color="auto"/>
            <w:right w:val="none" w:sz="0" w:space="0" w:color="auto"/>
          </w:divBdr>
        </w:div>
        <w:div w:id="1907448314">
          <w:marLeft w:val="480"/>
          <w:marRight w:val="0"/>
          <w:marTop w:val="0"/>
          <w:marBottom w:val="0"/>
          <w:divBdr>
            <w:top w:val="none" w:sz="0" w:space="0" w:color="auto"/>
            <w:left w:val="none" w:sz="0" w:space="0" w:color="auto"/>
            <w:bottom w:val="none" w:sz="0" w:space="0" w:color="auto"/>
            <w:right w:val="none" w:sz="0" w:space="0" w:color="auto"/>
          </w:divBdr>
        </w:div>
        <w:div w:id="2085639014">
          <w:marLeft w:val="480"/>
          <w:marRight w:val="0"/>
          <w:marTop w:val="0"/>
          <w:marBottom w:val="0"/>
          <w:divBdr>
            <w:top w:val="none" w:sz="0" w:space="0" w:color="auto"/>
            <w:left w:val="none" w:sz="0" w:space="0" w:color="auto"/>
            <w:bottom w:val="none" w:sz="0" w:space="0" w:color="auto"/>
            <w:right w:val="none" w:sz="0" w:space="0" w:color="auto"/>
          </w:divBdr>
        </w:div>
        <w:div w:id="506218328">
          <w:marLeft w:val="480"/>
          <w:marRight w:val="0"/>
          <w:marTop w:val="0"/>
          <w:marBottom w:val="0"/>
          <w:divBdr>
            <w:top w:val="none" w:sz="0" w:space="0" w:color="auto"/>
            <w:left w:val="none" w:sz="0" w:space="0" w:color="auto"/>
            <w:bottom w:val="none" w:sz="0" w:space="0" w:color="auto"/>
            <w:right w:val="none" w:sz="0" w:space="0" w:color="auto"/>
          </w:divBdr>
        </w:div>
        <w:div w:id="656543748">
          <w:marLeft w:val="480"/>
          <w:marRight w:val="0"/>
          <w:marTop w:val="0"/>
          <w:marBottom w:val="0"/>
          <w:divBdr>
            <w:top w:val="none" w:sz="0" w:space="0" w:color="auto"/>
            <w:left w:val="none" w:sz="0" w:space="0" w:color="auto"/>
            <w:bottom w:val="none" w:sz="0" w:space="0" w:color="auto"/>
            <w:right w:val="none" w:sz="0" w:space="0" w:color="auto"/>
          </w:divBdr>
        </w:div>
        <w:div w:id="104661518">
          <w:marLeft w:val="480"/>
          <w:marRight w:val="0"/>
          <w:marTop w:val="0"/>
          <w:marBottom w:val="0"/>
          <w:divBdr>
            <w:top w:val="none" w:sz="0" w:space="0" w:color="auto"/>
            <w:left w:val="none" w:sz="0" w:space="0" w:color="auto"/>
            <w:bottom w:val="none" w:sz="0" w:space="0" w:color="auto"/>
            <w:right w:val="none" w:sz="0" w:space="0" w:color="auto"/>
          </w:divBdr>
        </w:div>
        <w:div w:id="1418600275">
          <w:marLeft w:val="480"/>
          <w:marRight w:val="0"/>
          <w:marTop w:val="0"/>
          <w:marBottom w:val="0"/>
          <w:divBdr>
            <w:top w:val="none" w:sz="0" w:space="0" w:color="auto"/>
            <w:left w:val="none" w:sz="0" w:space="0" w:color="auto"/>
            <w:bottom w:val="none" w:sz="0" w:space="0" w:color="auto"/>
            <w:right w:val="none" w:sz="0" w:space="0" w:color="auto"/>
          </w:divBdr>
        </w:div>
        <w:div w:id="897471167">
          <w:marLeft w:val="480"/>
          <w:marRight w:val="0"/>
          <w:marTop w:val="0"/>
          <w:marBottom w:val="0"/>
          <w:divBdr>
            <w:top w:val="none" w:sz="0" w:space="0" w:color="auto"/>
            <w:left w:val="none" w:sz="0" w:space="0" w:color="auto"/>
            <w:bottom w:val="none" w:sz="0" w:space="0" w:color="auto"/>
            <w:right w:val="none" w:sz="0" w:space="0" w:color="auto"/>
          </w:divBdr>
        </w:div>
        <w:div w:id="359476034">
          <w:marLeft w:val="480"/>
          <w:marRight w:val="0"/>
          <w:marTop w:val="0"/>
          <w:marBottom w:val="0"/>
          <w:divBdr>
            <w:top w:val="none" w:sz="0" w:space="0" w:color="auto"/>
            <w:left w:val="none" w:sz="0" w:space="0" w:color="auto"/>
            <w:bottom w:val="none" w:sz="0" w:space="0" w:color="auto"/>
            <w:right w:val="none" w:sz="0" w:space="0" w:color="auto"/>
          </w:divBdr>
        </w:div>
        <w:div w:id="492187230">
          <w:marLeft w:val="480"/>
          <w:marRight w:val="0"/>
          <w:marTop w:val="0"/>
          <w:marBottom w:val="0"/>
          <w:divBdr>
            <w:top w:val="none" w:sz="0" w:space="0" w:color="auto"/>
            <w:left w:val="none" w:sz="0" w:space="0" w:color="auto"/>
            <w:bottom w:val="none" w:sz="0" w:space="0" w:color="auto"/>
            <w:right w:val="none" w:sz="0" w:space="0" w:color="auto"/>
          </w:divBdr>
        </w:div>
        <w:div w:id="1719162150">
          <w:marLeft w:val="480"/>
          <w:marRight w:val="0"/>
          <w:marTop w:val="0"/>
          <w:marBottom w:val="0"/>
          <w:divBdr>
            <w:top w:val="none" w:sz="0" w:space="0" w:color="auto"/>
            <w:left w:val="none" w:sz="0" w:space="0" w:color="auto"/>
            <w:bottom w:val="none" w:sz="0" w:space="0" w:color="auto"/>
            <w:right w:val="none" w:sz="0" w:space="0" w:color="auto"/>
          </w:divBdr>
        </w:div>
        <w:div w:id="1133988498">
          <w:marLeft w:val="480"/>
          <w:marRight w:val="0"/>
          <w:marTop w:val="0"/>
          <w:marBottom w:val="0"/>
          <w:divBdr>
            <w:top w:val="none" w:sz="0" w:space="0" w:color="auto"/>
            <w:left w:val="none" w:sz="0" w:space="0" w:color="auto"/>
            <w:bottom w:val="none" w:sz="0" w:space="0" w:color="auto"/>
            <w:right w:val="none" w:sz="0" w:space="0" w:color="auto"/>
          </w:divBdr>
        </w:div>
        <w:div w:id="1446995956">
          <w:marLeft w:val="480"/>
          <w:marRight w:val="0"/>
          <w:marTop w:val="0"/>
          <w:marBottom w:val="0"/>
          <w:divBdr>
            <w:top w:val="none" w:sz="0" w:space="0" w:color="auto"/>
            <w:left w:val="none" w:sz="0" w:space="0" w:color="auto"/>
            <w:bottom w:val="none" w:sz="0" w:space="0" w:color="auto"/>
            <w:right w:val="none" w:sz="0" w:space="0" w:color="auto"/>
          </w:divBdr>
        </w:div>
        <w:div w:id="339544559">
          <w:marLeft w:val="480"/>
          <w:marRight w:val="0"/>
          <w:marTop w:val="0"/>
          <w:marBottom w:val="0"/>
          <w:divBdr>
            <w:top w:val="none" w:sz="0" w:space="0" w:color="auto"/>
            <w:left w:val="none" w:sz="0" w:space="0" w:color="auto"/>
            <w:bottom w:val="none" w:sz="0" w:space="0" w:color="auto"/>
            <w:right w:val="none" w:sz="0" w:space="0" w:color="auto"/>
          </w:divBdr>
        </w:div>
        <w:div w:id="730158358">
          <w:marLeft w:val="480"/>
          <w:marRight w:val="0"/>
          <w:marTop w:val="0"/>
          <w:marBottom w:val="0"/>
          <w:divBdr>
            <w:top w:val="none" w:sz="0" w:space="0" w:color="auto"/>
            <w:left w:val="none" w:sz="0" w:space="0" w:color="auto"/>
            <w:bottom w:val="none" w:sz="0" w:space="0" w:color="auto"/>
            <w:right w:val="none" w:sz="0" w:space="0" w:color="auto"/>
          </w:divBdr>
        </w:div>
        <w:div w:id="1411659991">
          <w:marLeft w:val="480"/>
          <w:marRight w:val="0"/>
          <w:marTop w:val="0"/>
          <w:marBottom w:val="0"/>
          <w:divBdr>
            <w:top w:val="none" w:sz="0" w:space="0" w:color="auto"/>
            <w:left w:val="none" w:sz="0" w:space="0" w:color="auto"/>
            <w:bottom w:val="none" w:sz="0" w:space="0" w:color="auto"/>
            <w:right w:val="none" w:sz="0" w:space="0" w:color="auto"/>
          </w:divBdr>
        </w:div>
        <w:div w:id="697580380">
          <w:marLeft w:val="480"/>
          <w:marRight w:val="0"/>
          <w:marTop w:val="0"/>
          <w:marBottom w:val="0"/>
          <w:divBdr>
            <w:top w:val="none" w:sz="0" w:space="0" w:color="auto"/>
            <w:left w:val="none" w:sz="0" w:space="0" w:color="auto"/>
            <w:bottom w:val="none" w:sz="0" w:space="0" w:color="auto"/>
            <w:right w:val="none" w:sz="0" w:space="0" w:color="auto"/>
          </w:divBdr>
        </w:div>
      </w:divsChild>
    </w:div>
    <w:div w:id="1517890123">
      <w:bodyDiv w:val="1"/>
      <w:marLeft w:val="0"/>
      <w:marRight w:val="0"/>
      <w:marTop w:val="0"/>
      <w:marBottom w:val="0"/>
      <w:divBdr>
        <w:top w:val="none" w:sz="0" w:space="0" w:color="auto"/>
        <w:left w:val="none" w:sz="0" w:space="0" w:color="auto"/>
        <w:bottom w:val="none" w:sz="0" w:space="0" w:color="auto"/>
        <w:right w:val="none" w:sz="0" w:space="0" w:color="auto"/>
      </w:divBdr>
    </w:div>
    <w:div w:id="1519275480">
      <w:bodyDiv w:val="1"/>
      <w:marLeft w:val="0"/>
      <w:marRight w:val="0"/>
      <w:marTop w:val="0"/>
      <w:marBottom w:val="0"/>
      <w:divBdr>
        <w:top w:val="none" w:sz="0" w:space="0" w:color="auto"/>
        <w:left w:val="none" w:sz="0" w:space="0" w:color="auto"/>
        <w:bottom w:val="none" w:sz="0" w:space="0" w:color="auto"/>
        <w:right w:val="none" w:sz="0" w:space="0" w:color="auto"/>
      </w:divBdr>
    </w:div>
    <w:div w:id="1520898593">
      <w:bodyDiv w:val="1"/>
      <w:marLeft w:val="0"/>
      <w:marRight w:val="0"/>
      <w:marTop w:val="0"/>
      <w:marBottom w:val="0"/>
      <w:divBdr>
        <w:top w:val="none" w:sz="0" w:space="0" w:color="auto"/>
        <w:left w:val="none" w:sz="0" w:space="0" w:color="auto"/>
        <w:bottom w:val="none" w:sz="0" w:space="0" w:color="auto"/>
        <w:right w:val="none" w:sz="0" w:space="0" w:color="auto"/>
      </w:divBdr>
    </w:div>
    <w:div w:id="1521119879">
      <w:bodyDiv w:val="1"/>
      <w:marLeft w:val="0"/>
      <w:marRight w:val="0"/>
      <w:marTop w:val="0"/>
      <w:marBottom w:val="0"/>
      <w:divBdr>
        <w:top w:val="none" w:sz="0" w:space="0" w:color="auto"/>
        <w:left w:val="none" w:sz="0" w:space="0" w:color="auto"/>
        <w:bottom w:val="none" w:sz="0" w:space="0" w:color="auto"/>
        <w:right w:val="none" w:sz="0" w:space="0" w:color="auto"/>
      </w:divBdr>
    </w:div>
    <w:div w:id="1523395164">
      <w:bodyDiv w:val="1"/>
      <w:marLeft w:val="0"/>
      <w:marRight w:val="0"/>
      <w:marTop w:val="0"/>
      <w:marBottom w:val="0"/>
      <w:divBdr>
        <w:top w:val="none" w:sz="0" w:space="0" w:color="auto"/>
        <w:left w:val="none" w:sz="0" w:space="0" w:color="auto"/>
        <w:bottom w:val="none" w:sz="0" w:space="0" w:color="auto"/>
        <w:right w:val="none" w:sz="0" w:space="0" w:color="auto"/>
      </w:divBdr>
      <w:divsChild>
        <w:div w:id="1930388092">
          <w:marLeft w:val="480"/>
          <w:marRight w:val="0"/>
          <w:marTop w:val="0"/>
          <w:marBottom w:val="0"/>
          <w:divBdr>
            <w:top w:val="none" w:sz="0" w:space="0" w:color="auto"/>
            <w:left w:val="none" w:sz="0" w:space="0" w:color="auto"/>
            <w:bottom w:val="none" w:sz="0" w:space="0" w:color="auto"/>
            <w:right w:val="none" w:sz="0" w:space="0" w:color="auto"/>
          </w:divBdr>
        </w:div>
        <w:div w:id="1684480620">
          <w:marLeft w:val="480"/>
          <w:marRight w:val="0"/>
          <w:marTop w:val="0"/>
          <w:marBottom w:val="0"/>
          <w:divBdr>
            <w:top w:val="none" w:sz="0" w:space="0" w:color="auto"/>
            <w:left w:val="none" w:sz="0" w:space="0" w:color="auto"/>
            <w:bottom w:val="none" w:sz="0" w:space="0" w:color="auto"/>
            <w:right w:val="none" w:sz="0" w:space="0" w:color="auto"/>
          </w:divBdr>
        </w:div>
        <w:div w:id="739448134">
          <w:marLeft w:val="480"/>
          <w:marRight w:val="0"/>
          <w:marTop w:val="0"/>
          <w:marBottom w:val="0"/>
          <w:divBdr>
            <w:top w:val="none" w:sz="0" w:space="0" w:color="auto"/>
            <w:left w:val="none" w:sz="0" w:space="0" w:color="auto"/>
            <w:bottom w:val="none" w:sz="0" w:space="0" w:color="auto"/>
            <w:right w:val="none" w:sz="0" w:space="0" w:color="auto"/>
          </w:divBdr>
        </w:div>
        <w:div w:id="674191508">
          <w:marLeft w:val="480"/>
          <w:marRight w:val="0"/>
          <w:marTop w:val="0"/>
          <w:marBottom w:val="0"/>
          <w:divBdr>
            <w:top w:val="none" w:sz="0" w:space="0" w:color="auto"/>
            <w:left w:val="none" w:sz="0" w:space="0" w:color="auto"/>
            <w:bottom w:val="none" w:sz="0" w:space="0" w:color="auto"/>
            <w:right w:val="none" w:sz="0" w:space="0" w:color="auto"/>
          </w:divBdr>
        </w:div>
        <w:div w:id="1351300545">
          <w:marLeft w:val="480"/>
          <w:marRight w:val="0"/>
          <w:marTop w:val="0"/>
          <w:marBottom w:val="0"/>
          <w:divBdr>
            <w:top w:val="none" w:sz="0" w:space="0" w:color="auto"/>
            <w:left w:val="none" w:sz="0" w:space="0" w:color="auto"/>
            <w:bottom w:val="none" w:sz="0" w:space="0" w:color="auto"/>
            <w:right w:val="none" w:sz="0" w:space="0" w:color="auto"/>
          </w:divBdr>
        </w:div>
        <w:div w:id="1253706756">
          <w:marLeft w:val="480"/>
          <w:marRight w:val="0"/>
          <w:marTop w:val="0"/>
          <w:marBottom w:val="0"/>
          <w:divBdr>
            <w:top w:val="none" w:sz="0" w:space="0" w:color="auto"/>
            <w:left w:val="none" w:sz="0" w:space="0" w:color="auto"/>
            <w:bottom w:val="none" w:sz="0" w:space="0" w:color="auto"/>
            <w:right w:val="none" w:sz="0" w:space="0" w:color="auto"/>
          </w:divBdr>
        </w:div>
        <w:div w:id="101612863">
          <w:marLeft w:val="480"/>
          <w:marRight w:val="0"/>
          <w:marTop w:val="0"/>
          <w:marBottom w:val="0"/>
          <w:divBdr>
            <w:top w:val="none" w:sz="0" w:space="0" w:color="auto"/>
            <w:left w:val="none" w:sz="0" w:space="0" w:color="auto"/>
            <w:bottom w:val="none" w:sz="0" w:space="0" w:color="auto"/>
            <w:right w:val="none" w:sz="0" w:space="0" w:color="auto"/>
          </w:divBdr>
        </w:div>
        <w:div w:id="252401355">
          <w:marLeft w:val="480"/>
          <w:marRight w:val="0"/>
          <w:marTop w:val="0"/>
          <w:marBottom w:val="0"/>
          <w:divBdr>
            <w:top w:val="none" w:sz="0" w:space="0" w:color="auto"/>
            <w:left w:val="none" w:sz="0" w:space="0" w:color="auto"/>
            <w:bottom w:val="none" w:sz="0" w:space="0" w:color="auto"/>
            <w:right w:val="none" w:sz="0" w:space="0" w:color="auto"/>
          </w:divBdr>
        </w:div>
        <w:div w:id="1297833330">
          <w:marLeft w:val="480"/>
          <w:marRight w:val="0"/>
          <w:marTop w:val="0"/>
          <w:marBottom w:val="0"/>
          <w:divBdr>
            <w:top w:val="none" w:sz="0" w:space="0" w:color="auto"/>
            <w:left w:val="none" w:sz="0" w:space="0" w:color="auto"/>
            <w:bottom w:val="none" w:sz="0" w:space="0" w:color="auto"/>
            <w:right w:val="none" w:sz="0" w:space="0" w:color="auto"/>
          </w:divBdr>
        </w:div>
        <w:div w:id="120343199">
          <w:marLeft w:val="480"/>
          <w:marRight w:val="0"/>
          <w:marTop w:val="0"/>
          <w:marBottom w:val="0"/>
          <w:divBdr>
            <w:top w:val="none" w:sz="0" w:space="0" w:color="auto"/>
            <w:left w:val="none" w:sz="0" w:space="0" w:color="auto"/>
            <w:bottom w:val="none" w:sz="0" w:space="0" w:color="auto"/>
            <w:right w:val="none" w:sz="0" w:space="0" w:color="auto"/>
          </w:divBdr>
        </w:div>
        <w:div w:id="1615818459">
          <w:marLeft w:val="480"/>
          <w:marRight w:val="0"/>
          <w:marTop w:val="0"/>
          <w:marBottom w:val="0"/>
          <w:divBdr>
            <w:top w:val="none" w:sz="0" w:space="0" w:color="auto"/>
            <w:left w:val="none" w:sz="0" w:space="0" w:color="auto"/>
            <w:bottom w:val="none" w:sz="0" w:space="0" w:color="auto"/>
            <w:right w:val="none" w:sz="0" w:space="0" w:color="auto"/>
          </w:divBdr>
        </w:div>
        <w:div w:id="1593199101">
          <w:marLeft w:val="480"/>
          <w:marRight w:val="0"/>
          <w:marTop w:val="0"/>
          <w:marBottom w:val="0"/>
          <w:divBdr>
            <w:top w:val="none" w:sz="0" w:space="0" w:color="auto"/>
            <w:left w:val="none" w:sz="0" w:space="0" w:color="auto"/>
            <w:bottom w:val="none" w:sz="0" w:space="0" w:color="auto"/>
            <w:right w:val="none" w:sz="0" w:space="0" w:color="auto"/>
          </w:divBdr>
        </w:div>
        <w:div w:id="236130485">
          <w:marLeft w:val="480"/>
          <w:marRight w:val="0"/>
          <w:marTop w:val="0"/>
          <w:marBottom w:val="0"/>
          <w:divBdr>
            <w:top w:val="none" w:sz="0" w:space="0" w:color="auto"/>
            <w:left w:val="none" w:sz="0" w:space="0" w:color="auto"/>
            <w:bottom w:val="none" w:sz="0" w:space="0" w:color="auto"/>
            <w:right w:val="none" w:sz="0" w:space="0" w:color="auto"/>
          </w:divBdr>
        </w:div>
        <w:div w:id="156117668">
          <w:marLeft w:val="480"/>
          <w:marRight w:val="0"/>
          <w:marTop w:val="0"/>
          <w:marBottom w:val="0"/>
          <w:divBdr>
            <w:top w:val="none" w:sz="0" w:space="0" w:color="auto"/>
            <w:left w:val="none" w:sz="0" w:space="0" w:color="auto"/>
            <w:bottom w:val="none" w:sz="0" w:space="0" w:color="auto"/>
            <w:right w:val="none" w:sz="0" w:space="0" w:color="auto"/>
          </w:divBdr>
        </w:div>
        <w:div w:id="1946763368">
          <w:marLeft w:val="480"/>
          <w:marRight w:val="0"/>
          <w:marTop w:val="0"/>
          <w:marBottom w:val="0"/>
          <w:divBdr>
            <w:top w:val="none" w:sz="0" w:space="0" w:color="auto"/>
            <w:left w:val="none" w:sz="0" w:space="0" w:color="auto"/>
            <w:bottom w:val="none" w:sz="0" w:space="0" w:color="auto"/>
            <w:right w:val="none" w:sz="0" w:space="0" w:color="auto"/>
          </w:divBdr>
        </w:div>
        <w:div w:id="2128771906">
          <w:marLeft w:val="480"/>
          <w:marRight w:val="0"/>
          <w:marTop w:val="0"/>
          <w:marBottom w:val="0"/>
          <w:divBdr>
            <w:top w:val="none" w:sz="0" w:space="0" w:color="auto"/>
            <w:left w:val="none" w:sz="0" w:space="0" w:color="auto"/>
            <w:bottom w:val="none" w:sz="0" w:space="0" w:color="auto"/>
            <w:right w:val="none" w:sz="0" w:space="0" w:color="auto"/>
          </w:divBdr>
        </w:div>
        <w:div w:id="1257059054">
          <w:marLeft w:val="480"/>
          <w:marRight w:val="0"/>
          <w:marTop w:val="0"/>
          <w:marBottom w:val="0"/>
          <w:divBdr>
            <w:top w:val="none" w:sz="0" w:space="0" w:color="auto"/>
            <w:left w:val="none" w:sz="0" w:space="0" w:color="auto"/>
            <w:bottom w:val="none" w:sz="0" w:space="0" w:color="auto"/>
            <w:right w:val="none" w:sz="0" w:space="0" w:color="auto"/>
          </w:divBdr>
        </w:div>
      </w:divsChild>
    </w:div>
    <w:div w:id="1525434118">
      <w:bodyDiv w:val="1"/>
      <w:marLeft w:val="0"/>
      <w:marRight w:val="0"/>
      <w:marTop w:val="0"/>
      <w:marBottom w:val="0"/>
      <w:divBdr>
        <w:top w:val="none" w:sz="0" w:space="0" w:color="auto"/>
        <w:left w:val="none" w:sz="0" w:space="0" w:color="auto"/>
        <w:bottom w:val="none" w:sz="0" w:space="0" w:color="auto"/>
        <w:right w:val="none" w:sz="0" w:space="0" w:color="auto"/>
      </w:divBdr>
    </w:div>
    <w:div w:id="1527256819">
      <w:bodyDiv w:val="1"/>
      <w:marLeft w:val="0"/>
      <w:marRight w:val="0"/>
      <w:marTop w:val="0"/>
      <w:marBottom w:val="0"/>
      <w:divBdr>
        <w:top w:val="none" w:sz="0" w:space="0" w:color="auto"/>
        <w:left w:val="none" w:sz="0" w:space="0" w:color="auto"/>
        <w:bottom w:val="none" w:sz="0" w:space="0" w:color="auto"/>
        <w:right w:val="none" w:sz="0" w:space="0" w:color="auto"/>
      </w:divBdr>
    </w:div>
    <w:div w:id="1528131223">
      <w:bodyDiv w:val="1"/>
      <w:marLeft w:val="0"/>
      <w:marRight w:val="0"/>
      <w:marTop w:val="0"/>
      <w:marBottom w:val="0"/>
      <w:divBdr>
        <w:top w:val="none" w:sz="0" w:space="0" w:color="auto"/>
        <w:left w:val="none" w:sz="0" w:space="0" w:color="auto"/>
        <w:bottom w:val="none" w:sz="0" w:space="0" w:color="auto"/>
        <w:right w:val="none" w:sz="0" w:space="0" w:color="auto"/>
      </w:divBdr>
    </w:div>
    <w:div w:id="1528444258">
      <w:bodyDiv w:val="1"/>
      <w:marLeft w:val="0"/>
      <w:marRight w:val="0"/>
      <w:marTop w:val="0"/>
      <w:marBottom w:val="0"/>
      <w:divBdr>
        <w:top w:val="none" w:sz="0" w:space="0" w:color="auto"/>
        <w:left w:val="none" w:sz="0" w:space="0" w:color="auto"/>
        <w:bottom w:val="none" w:sz="0" w:space="0" w:color="auto"/>
        <w:right w:val="none" w:sz="0" w:space="0" w:color="auto"/>
      </w:divBdr>
    </w:div>
    <w:div w:id="1528983170">
      <w:bodyDiv w:val="1"/>
      <w:marLeft w:val="0"/>
      <w:marRight w:val="0"/>
      <w:marTop w:val="0"/>
      <w:marBottom w:val="0"/>
      <w:divBdr>
        <w:top w:val="none" w:sz="0" w:space="0" w:color="auto"/>
        <w:left w:val="none" w:sz="0" w:space="0" w:color="auto"/>
        <w:bottom w:val="none" w:sz="0" w:space="0" w:color="auto"/>
        <w:right w:val="none" w:sz="0" w:space="0" w:color="auto"/>
      </w:divBdr>
    </w:div>
    <w:div w:id="1532843444">
      <w:bodyDiv w:val="1"/>
      <w:marLeft w:val="0"/>
      <w:marRight w:val="0"/>
      <w:marTop w:val="0"/>
      <w:marBottom w:val="0"/>
      <w:divBdr>
        <w:top w:val="none" w:sz="0" w:space="0" w:color="auto"/>
        <w:left w:val="none" w:sz="0" w:space="0" w:color="auto"/>
        <w:bottom w:val="none" w:sz="0" w:space="0" w:color="auto"/>
        <w:right w:val="none" w:sz="0" w:space="0" w:color="auto"/>
      </w:divBdr>
    </w:div>
    <w:div w:id="1533611930">
      <w:bodyDiv w:val="1"/>
      <w:marLeft w:val="0"/>
      <w:marRight w:val="0"/>
      <w:marTop w:val="0"/>
      <w:marBottom w:val="0"/>
      <w:divBdr>
        <w:top w:val="none" w:sz="0" w:space="0" w:color="auto"/>
        <w:left w:val="none" w:sz="0" w:space="0" w:color="auto"/>
        <w:bottom w:val="none" w:sz="0" w:space="0" w:color="auto"/>
        <w:right w:val="none" w:sz="0" w:space="0" w:color="auto"/>
      </w:divBdr>
    </w:div>
    <w:div w:id="1535580557">
      <w:bodyDiv w:val="1"/>
      <w:marLeft w:val="0"/>
      <w:marRight w:val="0"/>
      <w:marTop w:val="0"/>
      <w:marBottom w:val="0"/>
      <w:divBdr>
        <w:top w:val="none" w:sz="0" w:space="0" w:color="auto"/>
        <w:left w:val="none" w:sz="0" w:space="0" w:color="auto"/>
        <w:bottom w:val="none" w:sz="0" w:space="0" w:color="auto"/>
        <w:right w:val="none" w:sz="0" w:space="0" w:color="auto"/>
      </w:divBdr>
    </w:div>
    <w:div w:id="1536700678">
      <w:bodyDiv w:val="1"/>
      <w:marLeft w:val="0"/>
      <w:marRight w:val="0"/>
      <w:marTop w:val="0"/>
      <w:marBottom w:val="0"/>
      <w:divBdr>
        <w:top w:val="none" w:sz="0" w:space="0" w:color="auto"/>
        <w:left w:val="none" w:sz="0" w:space="0" w:color="auto"/>
        <w:bottom w:val="none" w:sz="0" w:space="0" w:color="auto"/>
        <w:right w:val="none" w:sz="0" w:space="0" w:color="auto"/>
      </w:divBdr>
    </w:div>
    <w:div w:id="1539120457">
      <w:bodyDiv w:val="1"/>
      <w:marLeft w:val="0"/>
      <w:marRight w:val="0"/>
      <w:marTop w:val="0"/>
      <w:marBottom w:val="0"/>
      <w:divBdr>
        <w:top w:val="none" w:sz="0" w:space="0" w:color="auto"/>
        <w:left w:val="none" w:sz="0" w:space="0" w:color="auto"/>
        <w:bottom w:val="none" w:sz="0" w:space="0" w:color="auto"/>
        <w:right w:val="none" w:sz="0" w:space="0" w:color="auto"/>
      </w:divBdr>
    </w:div>
    <w:div w:id="1539196618">
      <w:bodyDiv w:val="1"/>
      <w:marLeft w:val="0"/>
      <w:marRight w:val="0"/>
      <w:marTop w:val="0"/>
      <w:marBottom w:val="0"/>
      <w:divBdr>
        <w:top w:val="none" w:sz="0" w:space="0" w:color="auto"/>
        <w:left w:val="none" w:sz="0" w:space="0" w:color="auto"/>
        <w:bottom w:val="none" w:sz="0" w:space="0" w:color="auto"/>
        <w:right w:val="none" w:sz="0" w:space="0" w:color="auto"/>
      </w:divBdr>
    </w:div>
    <w:div w:id="1545631872">
      <w:bodyDiv w:val="1"/>
      <w:marLeft w:val="0"/>
      <w:marRight w:val="0"/>
      <w:marTop w:val="0"/>
      <w:marBottom w:val="0"/>
      <w:divBdr>
        <w:top w:val="none" w:sz="0" w:space="0" w:color="auto"/>
        <w:left w:val="none" w:sz="0" w:space="0" w:color="auto"/>
        <w:bottom w:val="none" w:sz="0" w:space="0" w:color="auto"/>
        <w:right w:val="none" w:sz="0" w:space="0" w:color="auto"/>
      </w:divBdr>
    </w:div>
    <w:div w:id="1547327705">
      <w:bodyDiv w:val="1"/>
      <w:marLeft w:val="0"/>
      <w:marRight w:val="0"/>
      <w:marTop w:val="0"/>
      <w:marBottom w:val="0"/>
      <w:divBdr>
        <w:top w:val="none" w:sz="0" w:space="0" w:color="auto"/>
        <w:left w:val="none" w:sz="0" w:space="0" w:color="auto"/>
        <w:bottom w:val="none" w:sz="0" w:space="0" w:color="auto"/>
        <w:right w:val="none" w:sz="0" w:space="0" w:color="auto"/>
      </w:divBdr>
    </w:div>
    <w:div w:id="1547990096">
      <w:bodyDiv w:val="1"/>
      <w:marLeft w:val="0"/>
      <w:marRight w:val="0"/>
      <w:marTop w:val="0"/>
      <w:marBottom w:val="0"/>
      <w:divBdr>
        <w:top w:val="none" w:sz="0" w:space="0" w:color="auto"/>
        <w:left w:val="none" w:sz="0" w:space="0" w:color="auto"/>
        <w:bottom w:val="none" w:sz="0" w:space="0" w:color="auto"/>
        <w:right w:val="none" w:sz="0" w:space="0" w:color="auto"/>
      </w:divBdr>
    </w:div>
    <w:div w:id="1549805138">
      <w:bodyDiv w:val="1"/>
      <w:marLeft w:val="0"/>
      <w:marRight w:val="0"/>
      <w:marTop w:val="0"/>
      <w:marBottom w:val="0"/>
      <w:divBdr>
        <w:top w:val="none" w:sz="0" w:space="0" w:color="auto"/>
        <w:left w:val="none" w:sz="0" w:space="0" w:color="auto"/>
        <w:bottom w:val="none" w:sz="0" w:space="0" w:color="auto"/>
        <w:right w:val="none" w:sz="0" w:space="0" w:color="auto"/>
      </w:divBdr>
    </w:div>
    <w:div w:id="1551382815">
      <w:bodyDiv w:val="1"/>
      <w:marLeft w:val="0"/>
      <w:marRight w:val="0"/>
      <w:marTop w:val="0"/>
      <w:marBottom w:val="0"/>
      <w:divBdr>
        <w:top w:val="none" w:sz="0" w:space="0" w:color="auto"/>
        <w:left w:val="none" w:sz="0" w:space="0" w:color="auto"/>
        <w:bottom w:val="none" w:sz="0" w:space="0" w:color="auto"/>
        <w:right w:val="none" w:sz="0" w:space="0" w:color="auto"/>
      </w:divBdr>
    </w:div>
    <w:div w:id="1557356624">
      <w:bodyDiv w:val="1"/>
      <w:marLeft w:val="0"/>
      <w:marRight w:val="0"/>
      <w:marTop w:val="0"/>
      <w:marBottom w:val="0"/>
      <w:divBdr>
        <w:top w:val="none" w:sz="0" w:space="0" w:color="auto"/>
        <w:left w:val="none" w:sz="0" w:space="0" w:color="auto"/>
        <w:bottom w:val="none" w:sz="0" w:space="0" w:color="auto"/>
        <w:right w:val="none" w:sz="0" w:space="0" w:color="auto"/>
      </w:divBdr>
    </w:div>
    <w:div w:id="1557475876">
      <w:bodyDiv w:val="1"/>
      <w:marLeft w:val="0"/>
      <w:marRight w:val="0"/>
      <w:marTop w:val="0"/>
      <w:marBottom w:val="0"/>
      <w:divBdr>
        <w:top w:val="none" w:sz="0" w:space="0" w:color="auto"/>
        <w:left w:val="none" w:sz="0" w:space="0" w:color="auto"/>
        <w:bottom w:val="none" w:sz="0" w:space="0" w:color="auto"/>
        <w:right w:val="none" w:sz="0" w:space="0" w:color="auto"/>
      </w:divBdr>
    </w:div>
    <w:div w:id="1571304813">
      <w:bodyDiv w:val="1"/>
      <w:marLeft w:val="0"/>
      <w:marRight w:val="0"/>
      <w:marTop w:val="0"/>
      <w:marBottom w:val="0"/>
      <w:divBdr>
        <w:top w:val="none" w:sz="0" w:space="0" w:color="auto"/>
        <w:left w:val="none" w:sz="0" w:space="0" w:color="auto"/>
        <w:bottom w:val="none" w:sz="0" w:space="0" w:color="auto"/>
        <w:right w:val="none" w:sz="0" w:space="0" w:color="auto"/>
      </w:divBdr>
    </w:div>
    <w:div w:id="1571497225">
      <w:bodyDiv w:val="1"/>
      <w:marLeft w:val="0"/>
      <w:marRight w:val="0"/>
      <w:marTop w:val="0"/>
      <w:marBottom w:val="0"/>
      <w:divBdr>
        <w:top w:val="none" w:sz="0" w:space="0" w:color="auto"/>
        <w:left w:val="none" w:sz="0" w:space="0" w:color="auto"/>
        <w:bottom w:val="none" w:sz="0" w:space="0" w:color="auto"/>
        <w:right w:val="none" w:sz="0" w:space="0" w:color="auto"/>
      </w:divBdr>
    </w:div>
    <w:div w:id="1573586290">
      <w:bodyDiv w:val="1"/>
      <w:marLeft w:val="0"/>
      <w:marRight w:val="0"/>
      <w:marTop w:val="0"/>
      <w:marBottom w:val="0"/>
      <w:divBdr>
        <w:top w:val="none" w:sz="0" w:space="0" w:color="auto"/>
        <w:left w:val="none" w:sz="0" w:space="0" w:color="auto"/>
        <w:bottom w:val="none" w:sz="0" w:space="0" w:color="auto"/>
        <w:right w:val="none" w:sz="0" w:space="0" w:color="auto"/>
      </w:divBdr>
    </w:div>
    <w:div w:id="1577127029">
      <w:bodyDiv w:val="1"/>
      <w:marLeft w:val="0"/>
      <w:marRight w:val="0"/>
      <w:marTop w:val="0"/>
      <w:marBottom w:val="0"/>
      <w:divBdr>
        <w:top w:val="none" w:sz="0" w:space="0" w:color="auto"/>
        <w:left w:val="none" w:sz="0" w:space="0" w:color="auto"/>
        <w:bottom w:val="none" w:sz="0" w:space="0" w:color="auto"/>
        <w:right w:val="none" w:sz="0" w:space="0" w:color="auto"/>
      </w:divBdr>
    </w:div>
    <w:div w:id="1579171666">
      <w:bodyDiv w:val="1"/>
      <w:marLeft w:val="0"/>
      <w:marRight w:val="0"/>
      <w:marTop w:val="0"/>
      <w:marBottom w:val="0"/>
      <w:divBdr>
        <w:top w:val="none" w:sz="0" w:space="0" w:color="auto"/>
        <w:left w:val="none" w:sz="0" w:space="0" w:color="auto"/>
        <w:bottom w:val="none" w:sz="0" w:space="0" w:color="auto"/>
        <w:right w:val="none" w:sz="0" w:space="0" w:color="auto"/>
      </w:divBdr>
    </w:div>
    <w:div w:id="1579444193">
      <w:bodyDiv w:val="1"/>
      <w:marLeft w:val="0"/>
      <w:marRight w:val="0"/>
      <w:marTop w:val="0"/>
      <w:marBottom w:val="0"/>
      <w:divBdr>
        <w:top w:val="none" w:sz="0" w:space="0" w:color="auto"/>
        <w:left w:val="none" w:sz="0" w:space="0" w:color="auto"/>
        <w:bottom w:val="none" w:sz="0" w:space="0" w:color="auto"/>
        <w:right w:val="none" w:sz="0" w:space="0" w:color="auto"/>
      </w:divBdr>
    </w:div>
    <w:div w:id="1582639756">
      <w:bodyDiv w:val="1"/>
      <w:marLeft w:val="0"/>
      <w:marRight w:val="0"/>
      <w:marTop w:val="0"/>
      <w:marBottom w:val="0"/>
      <w:divBdr>
        <w:top w:val="none" w:sz="0" w:space="0" w:color="auto"/>
        <w:left w:val="none" w:sz="0" w:space="0" w:color="auto"/>
        <w:bottom w:val="none" w:sz="0" w:space="0" w:color="auto"/>
        <w:right w:val="none" w:sz="0" w:space="0" w:color="auto"/>
      </w:divBdr>
    </w:div>
    <w:div w:id="1585071571">
      <w:bodyDiv w:val="1"/>
      <w:marLeft w:val="0"/>
      <w:marRight w:val="0"/>
      <w:marTop w:val="0"/>
      <w:marBottom w:val="0"/>
      <w:divBdr>
        <w:top w:val="none" w:sz="0" w:space="0" w:color="auto"/>
        <w:left w:val="none" w:sz="0" w:space="0" w:color="auto"/>
        <w:bottom w:val="none" w:sz="0" w:space="0" w:color="auto"/>
        <w:right w:val="none" w:sz="0" w:space="0" w:color="auto"/>
      </w:divBdr>
    </w:div>
    <w:div w:id="1588227075">
      <w:bodyDiv w:val="1"/>
      <w:marLeft w:val="0"/>
      <w:marRight w:val="0"/>
      <w:marTop w:val="0"/>
      <w:marBottom w:val="0"/>
      <w:divBdr>
        <w:top w:val="none" w:sz="0" w:space="0" w:color="auto"/>
        <w:left w:val="none" w:sz="0" w:space="0" w:color="auto"/>
        <w:bottom w:val="none" w:sz="0" w:space="0" w:color="auto"/>
        <w:right w:val="none" w:sz="0" w:space="0" w:color="auto"/>
      </w:divBdr>
    </w:div>
    <w:div w:id="1588727149">
      <w:bodyDiv w:val="1"/>
      <w:marLeft w:val="0"/>
      <w:marRight w:val="0"/>
      <w:marTop w:val="0"/>
      <w:marBottom w:val="0"/>
      <w:divBdr>
        <w:top w:val="none" w:sz="0" w:space="0" w:color="auto"/>
        <w:left w:val="none" w:sz="0" w:space="0" w:color="auto"/>
        <w:bottom w:val="none" w:sz="0" w:space="0" w:color="auto"/>
        <w:right w:val="none" w:sz="0" w:space="0" w:color="auto"/>
      </w:divBdr>
    </w:div>
    <w:div w:id="1591163237">
      <w:bodyDiv w:val="1"/>
      <w:marLeft w:val="0"/>
      <w:marRight w:val="0"/>
      <w:marTop w:val="0"/>
      <w:marBottom w:val="0"/>
      <w:divBdr>
        <w:top w:val="none" w:sz="0" w:space="0" w:color="auto"/>
        <w:left w:val="none" w:sz="0" w:space="0" w:color="auto"/>
        <w:bottom w:val="none" w:sz="0" w:space="0" w:color="auto"/>
        <w:right w:val="none" w:sz="0" w:space="0" w:color="auto"/>
      </w:divBdr>
    </w:div>
    <w:div w:id="1591503715">
      <w:bodyDiv w:val="1"/>
      <w:marLeft w:val="0"/>
      <w:marRight w:val="0"/>
      <w:marTop w:val="0"/>
      <w:marBottom w:val="0"/>
      <w:divBdr>
        <w:top w:val="none" w:sz="0" w:space="0" w:color="auto"/>
        <w:left w:val="none" w:sz="0" w:space="0" w:color="auto"/>
        <w:bottom w:val="none" w:sz="0" w:space="0" w:color="auto"/>
        <w:right w:val="none" w:sz="0" w:space="0" w:color="auto"/>
      </w:divBdr>
    </w:div>
    <w:div w:id="1591964423">
      <w:bodyDiv w:val="1"/>
      <w:marLeft w:val="0"/>
      <w:marRight w:val="0"/>
      <w:marTop w:val="0"/>
      <w:marBottom w:val="0"/>
      <w:divBdr>
        <w:top w:val="none" w:sz="0" w:space="0" w:color="auto"/>
        <w:left w:val="none" w:sz="0" w:space="0" w:color="auto"/>
        <w:bottom w:val="none" w:sz="0" w:space="0" w:color="auto"/>
        <w:right w:val="none" w:sz="0" w:space="0" w:color="auto"/>
      </w:divBdr>
    </w:div>
    <w:div w:id="1597834400">
      <w:bodyDiv w:val="1"/>
      <w:marLeft w:val="0"/>
      <w:marRight w:val="0"/>
      <w:marTop w:val="0"/>
      <w:marBottom w:val="0"/>
      <w:divBdr>
        <w:top w:val="none" w:sz="0" w:space="0" w:color="auto"/>
        <w:left w:val="none" w:sz="0" w:space="0" w:color="auto"/>
        <w:bottom w:val="none" w:sz="0" w:space="0" w:color="auto"/>
        <w:right w:val="none" w:sz="0" w:space="0" w:color="auto"/>
      </w:divBdr>
    </w:div>
    <w:div w:id="1599366354">
      <w:bodyDiv w:val="1"/>
      <w:marLeft w:val="0"/>
      <w:marRight w:val="0"/>
      <w:marTop w:val="0"/>
      <w:marBottom w:val="0"/>
      <w:divBdr>
        <w:top w:val="none" w:sz="0" w:space="0" w:color="auto"/>
        <w:left w:val="none" w:sz="0" w:space="0" w:color="auto"/>
        <w:bottom w:val="none" w:sz="0" w:space="0" w:color="auto"/>
        <w:right w:val="none" w:sz="0" w:space="0" w:color="auto"/>
      </w:divBdr>
    </w:div>
    <w:div w:id="1601333122">
      <w:bodyDiv w:val="1"/>
      <w:marLeft w:val="0"/>
      <w:marRight w:val="0"/>
      <w:marTop w:val="0"/>
      <w:marBottom w:val="0"/>
      <w:divBdr>
        <w:top w:val="none" w:sz="0" w:space="0" w:color="auto"/>
        <w:left w:val="none" w:sz="0" w:space="0" w:color="auto"/>
        <w:bottom w:val="none" w:sz="0" w:space="0" w:color="auto"/>
        <w:right w:val="none" w:sz="0" w:space="0" w:color="auto"/>
      </w:divBdr>
    </w:div>
    <w:div w:id="1603999702">
      <w:bodyDiv w:val="1"/>
      <w:marLeft w:val="0"/>
      <w:marRight w:val="0"/>
      <w:marTop w:val="0"/>
      <w:marBottom w:val="0"/>
      <w:divBdr>
        <w:top w:val="none" w:sz="0" w:space="0" w:color="auto"/>
        <w:left w:val="none" w:sz="0" w:space="0" w:color="auto"/>
        <w:bottom w:val="none" w:sz="0" w:space="0" w:color="auto"/>
        <w:right w:val="none" w:sz="0" w:space="0" w:color="auto"/>
      </w:divBdr>
    </w:div>
    <w:div w:id="1606501281">
      <w:bodyDiv w:val="1"/>
      <w:marLeft w:val="0"/>
      <w:marRight w:val="0"/>
      <w:marTop w:val="0"/>
      <w:marBottom w:val="0"/>
      <w:divBdr>
        <w:top w:val="none" w:sz="0" w:space="0" w:color="auto"/>
        <w:left w:val="none" w:sz="0" w:space="0" w:color="auto"/>
        <w:bottom w:val="none" w:sz="0" w:space="0" w:color="auto"/>
        <w:right w:val="none" w:sz="0" w:space="0" w:color="auto"/>
      </w:divBdr>
    </w:div>
    <w:div w:id="1607233719">
      <w:bodyDiv w:val="1"/>
      <w:marLeft w:val="0"/>
      <w:marRight w:val="0"/>
      <w:marTop w:val="0"/>
      <w:marBottom w:val="0"/>
      <w:divBdr>
        <w:top w:val="none" w:sz="0" w:space="0" w:color="auto"/>
        <w:left w:val="none" w:sz="0" w:space="0" w:color="auto"/>
        <w:bottom w:val="none" w:sz="0" w:space="0" w:color="auto"/>
        <w:right w:val="none" w:sz="0" w:space="0" w:color="auto"/>
      </w:divBdr>
    </w:div>
    <w:div w:id="1611158092">
      <w:bodyDiv w:val="1"/>
      <w:marLeft w:val="0"/>
      <w:marRight w:val="0"/>
      <w:marTop w:val="0"/>
      <w:marBottom w:val="0"/>
      <w:divBdr>
        <w:top w:val="none" w:sz="0" w:space="0" w:color="auto"/>
        <w:left w:val="none" w:sz="0" w:space="0" w:color="auto"/>
        <w:bottom w:val="none" w:sz="0" w:space="0" w:color="auto"/>
        <w:right w:val="none" w:sz="0" w:space="0" w:color="auto"/>
      </w:divBdr>
    </w:div>
    <w:div w:id="1611818927">
      <w:bodyDiv w:val="1"/>
      <w:marLeft w:val="0"/>
      <w:marRight w:val="0"/>
      <w:marTop w:val="0"/>
      <w:marBottom w:val="0"/>
      <w:divBdr>
        <w:top w:val="none" w:sz="0" w:space="0" w:color="auto"/>
        <w:left w:val="none" w:sz="0" w:space="0" w:color="auto"/>
        <w:bottom w:val="none" w:sz="0" w:space="0" w:color="auto"/>
        <w:right w:val="none" w:sz="0" w:space="0" w:color="auto"/>
      </w:divBdr>
    </w:div>
    <w:div w:id="1612282861">
      <w:bodyDiv w:val="1"/>
      <w:marLeft w:val="0"/>
      <w:marRight w:val="0"/>
      <w:marTop w:val="0"/>
      <w:marBottom w:val="0"/>
      <w:divBdr>
        <w:top w:val="none" w:sz="0" w:space="0" w:color="auto"/>
        <w:left w:val="none" w:sz="0" w:space="0" w:color="auto"/>
        <w:bottom w:val="none" w:sz="0" w:space="0" w:color="auto"/>
        <w:right w:val="none" w:sz="0" w:space="0" w:color="auto"/>
      </w:divBdr>
    </w:div>
    <w:div w:id="1616790736">
      <w:bodyDiv w:val="1"/>
      <w:marLeft w:val="0"/>
      <w:marRight w:val="0"/>
      <w:marTop w:val="0"/>
      <w:marBottom w:val="0"/>
      <w:divBdr>
        <w:top w:val="none" w:sz="0" w:space="0" w:color="auto"/>
        <w:left w:val="none" w:sz="0" w:space="0" w:color="auto"/>
        <w:bottom w:val="none" w:sz="0" w:space="0" w:color="auto"/>
        <w:right w:val="none" w:sz="0" w:space="0" w:color="auto"/>
      </w:divBdr>
    </w:div>
    <w:div w:id="1617057568">
      <w:bodyDiv w:val="1"/>
      <w:marLeft w:val="0"/>
      <w:marRight w:val="0"/>
      <w:marTop w:val="0"/>
      <w:marBottom w:val="0"/>
      <w:divBdr>
        <w:top w:val="none" w:sz="0" w:space="0" w:color="auto"/>
        <w:left w:val="none" w:sz="0" w:space="0" w:color="auto"/>
        <w:bottom w:val="none" w:sz="0" w:space="0" w:color="auto"/>
        <w:right w:val="none" w:sz="0" w:space="0" w:color="auto"/>
      </w:divBdr>
    </w:div>
    <w:div w:id="1618677899">
      <w:bodyDiv w:val="1"/>
      <w:marLeft w:val="0"/>
      <w:marRight w:val="0"/>
      <w:marTop w:val="0"/>
      <w:marBottom w:val="0"/>
      <w:divBdr>
        <w:top w:val="none" w:sz="0" w:space="0" w:color="auto"/>
        <w:left w:val="none" w:sz="0" w:space="0" w:color="auto"/>
        <w:bottom w:val="none" w:sz="0" w:space="0" w:color="auto"/>
        <w:right w:val="none" w:sz="0" w:space="0" w:color="auto"/>
      </w:divBdr>
    </w:div>
    <w:div w:id="1618875622">
      <w:bodyDiv w:val="1"/>
      <w:marLeft w:val="0"/>
      <w:marRight w:val="0"/>
      <w:marTop w:val="0"/>
      <w:marBottom w:val="0"/>
      <w:divBdr>
        <w:top w:val="none" w:sz="0" w:space="0" w:color="auto"/>
        <w:left w:val="none" w:sz="0" w:space="0" w:color="auto"/>
        <w:bottom w:val="none" w:sz="0" w:space="0" w:color="auto"/>
        <w:right w:val="none" w:sz="0" w:space="0" w:color="auto"/>
      </w:divBdr>
    </w:div>
    <w:div w:id="1619725646">
      <w:bodyDiv w:val="1"/>
      <w:marLeft w:val="0"/>
      <w:marRight w:val="0"/>
      <w:marTop w:val="0"/>
      <w:marBottom w:val="0"/>
      <w:divBdr>
        <w:top w:val="none" w:sz="0" w:space="0" w:color="auto"/>
        <w:left w:val="none" w:sz="0" w:space="0" w:color="auto"/>
        <w:bottom w:val="none" w:sz="0" w:space="0" w:color="auto"/>
        <w:right w:val="none" w:sz="0" w:space="0" w:color="auto"/>
      </w:divBdr>
    </w:div>
    <w:div w:id="1620916645">
      <w:bodyDiv w:val="1"/>
      <w:marLeft w:val="0"/>
      <w:marRight w:val="0"/>
      <w:marTop w:val="0"/>
      <w:marBottom w:val="0"/>
      <w:divBdr>
        <w:top w:val="none" w:sz="0" w:space="0" w:color="auto"/>
        <w:left w:val="none" w:sz="0" w:space="0" w:color="auto"/>
        <w:bottom w:val="none" w:sz="0" w:space="0" w:color="auto"/>
        <w:right w:val="none" w:sz="0" w:space="0" w:color="auto"/>
      </w:divBdr>
    </w:div>
    <w:div w:id="1621885476">
      <w:bodyDiv w:val="1"/>
      <w:marLeft w:val="0"/>
      <w:marRight w:val="0"/>
      <w:marTop w:val="0"/>
      <w:marBottom w:val="0"/>
      <w:divBdr>
        <w:top w:val="none" w:sz="0" w:space="0" w:color="auto"/>
        <w:left w:val="none" w:sz="0" w:space="0" w:color="auto"/>
        <w:bottom w:val="none" w:sz="0" w:space="0" w:color="auto"/>
        <w:right w:val="none" w:sz="0" w:space="0" w:color="auto"/>
      </w:divBdr>
    </w:div>
    <w:div w:id="1627615675">
      <w:bodyDiv w:val="1"/>
      <w:marLeft w:val="0"/>
      <w:marRight w:val="0"/>
      <w:marTop w:val="0"/>
      <w:marBottom w:val="0"/>
      <w:divBdr>
        <w:top w:val="none" w:sz="0" w:space="0" w:color="auto"/>
        <w:left w:val="none" w:sz="0" w:space="0" w:color="auto"/>
        <w:bottom w:val="none" w:sz="0" w:space="0" w:color="auto"/>
        <w:right w:val="none" w:sz="0" w:space="0" w:color="auto"/>
      </w:divBdr>
      <w:divsChild>
        <w:div w:id="1960796992">
          <w:marLeft w:val="480"/>
          <w:marRight w:val="0"/>
          <w:marTop w:val="0"/>
          <w:marBottom w:val="0"/>
          <w:divBdr>
            <w:top w:val="none" w:sz="0" w:space="0" w:color="auto"/>
            <w:left w:val="none" w:sz="0" w:space="0" w:color="auto"/>
            <w:bottom w:val="none" w:sz="0" w:space="0" w:color="auto"/>
            <w:right w:val="none" w:sz="0" w:space="0" w:color="auto"/>
          </w:divBdr>
        </w:div>
        <w:div w:id="575021507">
          <w:marLeft w:val="480"/>
          <w:marRight w:val="0"/>
          <w:marTop w:val="0"/>
          <w:marBottom w:val="0"/>
          <w:divBdr>
            <w:top w:val="none" w:sz="0" w:space="0" w:color="auto"/>
            <w:left w:val="none" w:sz="0" w:space="0" w:color="auto"/>
            <w:bottom w:val="none" w:sz="0" w:space="0" w:color="auto"/>
            <w:right w:val="none" w:sz="0" w:space="0" w:color="auto"/>
          </w:divBdr>
        </w:div>
        <w:div w:id="1068302483">
          <w:marLeft w:val="480"/>
          <w:marRight w:val="0"/>
          <w:marTop w:val="0"/>
          <w:marBottom w:val="0"/>
          <w:divBdr>
            <w:top w:val="none" w:sz="0" w:space="0" w:color="auto"/>
            <w:left w:val="none" w:sz="0" w:space="0" w:color="auto"/>
            <w:bottom w:val="none" w:sz="0" w:space="0" w:color="auto"/>
            <w:right w:val="none" w:sz="0" w:space="0" w:color="auto"/>
          </w:divBdr>
        </w:div>
        <w:div w:id="480851281">
          <w:marLeft w:val="480"/>
          <w:marRight w:val="0"/>
          <w:marTop w:val="0"/>
          <w:marBottom w:val="0"/>
          <w:divBdr>
            <w:top w:val="none" w:sz="0" w:space="0" w:color="auto"/>
            <w:left w:val="none" w:sz="0" w:space="0" w:color="auto"/>
            <w:bottom w:val="none" w:sz="0" w:space="0" w:color="auto"/>
            <w:right w:val="none" w:sz="0" w:space="0" w:color="auto"/>
          </w:divBdr>
        </w:div>
        <w:div w:id="1852258122">
          <w:marLeft w:val="480"/>
          <w:marRight w:val="0"/>
          <w:marTop w:val="0"/>
          <w:marBottom w:val="0"/>
          <w:divBdr>
            <w:top w:val="none" w:sz="0" w:space="0" w:color="auto"/>
            <w:left w:val="none" w:sz="0" w:space="0" w:color="auto"/>
            <w:bottom w:val="none" w:sz="0" w:space="0" w:color="auto"/>
            <w:right w:val="none" w:sz="0" w:space="0" w:color="auto"/>
          </w:divBdr>
        </w:div>
        <w:div w:id="776024101">
          <w:marLeft w:val="480"/>
          <w:marRight w:val="0"/>
          <w:marTop w:val="0"/>
          <w:marBottom w:val="0"/>
          <w:divBdr>
            <w:top w:val="none" w:sz="0" w:space="0" w:color="auto"/>
            <w:left w:val="none" w:sz="0" w:space="0" w:color="auto"/>
            <w:bottom w:val="none" w:sz="0" w:space="0" w:color="auto"/>
            <w:right w:val="none" w:sz="0" w:space="0" w:color="auto"/>
          </w:divBdr>
        </w:div>
        <w:div w:id="358093740">
          <w:marLeft w:val="480"/>
          <w:marRight w:val="0"/>
          <w:marTop w:val="0"/>
          <w:marBottom w:val="0"/>
          <w:divBdr>
            <w:top w:val="none" w:sz="0" w:space="0" w:color="auto"/>
            <w:left w:val="none" w:sz="0" w:space="0" w:color="auto"/>
            <w:bottom w:val="none" w:sz="0" w:space="0" w:color="auto"/>
            <w:right w:val="none" w:sz="0" w:space="0" w:color="auto"/>
          </w:divBdr>
        </w:div>
        <w:div w:id="748116753">
          <w:marLeft w:val="480"/>
          <w:marRight w:val="0"/>
          <w:marTop w:val="0"/>
          <w:marBottom w:val="0"/>
          <w:divBdr>
            <w:top w:val="none" w:sz="0" w:space="0" w:color="auto"/>
            <w:left w:val="none" w:sz="0" w:space="0" w:color="auto"/>
            <w:bottom w:val="none" w:sz="0" w:space="0" w:color="auto"/>
            <w:right w:val="none" w:sz="0" w:space="0" w:color="auto"/>
          </w:divBdr>
        </w:div>
        <w:div w:id="1264611534">
          <w:marLeft w:val="480"/>
          <w:marRight w:val="0"/>
          <w:marTop w:val="0"/>
          <w:marBottom w:val="0"/>
          <w:divBdr>
            <w:top w:val="none" w:sz="0" w:space="0" w:color="auto"/>
            <w:left w:val="none" w:sz="0" w:space="0" w:color="auto"/>
            <w:bottom w:val="none" w:sz="0" w:space="0" w:color="auto"/>
            <w:right w:val="none" w:sz="0" w:space="0" w:color="auto"/>
          </w:divBdr>
        </w:div>
        <w:div w:id="857239474">
          <w:marLeft w:val="480"/>
          <w:marRight w:val="0"/>
          <w:marTop w:val="0"/>
          <w:marBottom w:val="0"/>
          <w:divBdr>
            <w:top w:val="none" w:sz="0" w:space="0" w:color="auto"/>
            <w:left w:val="none" w:sz="0" w:space="0" w:color="auto"/>
            <w:bottom w:val="none" w:sz="0" w:space="0" w:color="auto"/>
            <w:right w:val="none" w:sz="0" w:space="0" w:color="auto"/>
          </w:divBdr>
        </w:div>
        <w:div w:id="648359705">
          <w:marLeft w:val="480"/>
          <w:marRight w:val="0"/>
          <w:marTop w:val="0"/>
          <w:marBottom w:val="0"/>
          <w:divBdr>
            <w:top w:val="none" w:sz="0" w:space="0" w:color="auto"/>
            <w:left w:val="none" w:sz="0" w:space="0" w:color="auto"/>
            <w:bottom w:val="none" w:sz="0" w:space="0" w:color="auto"/>
            <w:right w:val="none" w:sz="0" w:space="0" w:color="auto"/>
          </w:divBdr>
        </w:div>
        <w:div w:id="1994025448">
          <w:marLeft w:val="480"/>
          <w:marRight w:val="0"/>
          <w:marTop w:val="0"/>
          <w:marBottom w:val="0"/>
          <w:divBdr>
            <w:top w:val="none" w:sz="0" w:space="0" w:color="auto"/>
            <w:left w:val="none" w:sz="0" w:space="0" w:color="auto"/>
            <w:bottom w:val="none" w:sz="0" w:space="0" w:color="auto"/>
            <w:right w:val="none" w:sz="0" w:space="0" w:color="auto"/>
          </w:divBdr>
        </w:div>
        <w:div w:id="283389389">
          <w:marLeft w:val="480"/>
          <w:marRight w:val="0"/>
          <w:marTop w:val="0"/>
          <w:marBottom w:val="0"/>
          <w:divBdr>
            <w:top w:val="none" w:sz="0" w:space="0" w:color="auto"/>
            <w:left w:val="none" w:sz="0" w:space="0" w:color="auto"/>
            <w:bottom w:val="none" w:sz="0" w:space="0" w:color="auto"/>
            <w:right w:val="none" w:sz="0" w:space="0" w:color="auto"/>
          </w:divBdr>
        </w:div>
        <w:div w:id="883174066">
          <w:marLeft w:val="480"/>
          <w:marRight w:val="0"/>
          <w:marTop w:val="0"/>
          <w:marBottom w:val="0"/>
          <w:divBdr>
            <w:top w:val="none" w:sz="0" w:space="0" w:color="auto"/>
            <w:left w:val="none" w:sz="0" w:space="0" w:color="auto"/>
            <w:bottom w:val="none" w:sz="0" w:space="0" w:color="auto"/>
            <w:right w:val="none" w:sz="0" w:space="0" w:color="auto"/>
          </w:divBdr>
        </w:div>
        <w:div w:id="1931893908">
          <w:marLeft w:val="480"/>
          <w:marRight w:val="0"/>
          <w:marTop w:val="0"/>
          <w:marBottom w:val="0"/>
          <w:divBdr>
            <w:top w:val="none" w:sz="0" w:space="0" w:color="auto"/>
            <w:left w:val="none" w:sz="0" w:space="0" w:color="auto"/>
            <w:bottom w:val="none" w:sz="0" w:space="0" w:color="auto"/>
            <w:right w:val="none" w:sz="0" w:space="0" w:color="auto"/>
          </w:divBdr>
        </w:div>
        <w:div w:id="1314606344">
          <w:marLeft w:val="480"/>
          <w:marRight w:val="0"/>
          <w:marTop w:val="0"/>
          <w:marBottom w:val="0"/>
          <w:divBdr>
            <w:top w:val="none" w:sz="0" w:space="0" w:color="auto"/>
            <w:left w:val="none" w:sz="0" w:space="0" w:color="auto"/>
            <w:bottom w:val="none" w:sz="0" w:space="0" w:color="auto"/>
            <w:right w:val="none" w:sz="0" w:space="0" w:color="auto"/>
          </w:divBdr>
        </w:div>
        <w:div w:id="1508670228">
          <w:marLeft w:val="480"/>
          <w:marRight w:val="0"/>
          <w:marTop w:val="0"/>
          <w:marBottom w:val="0"/>
          <w:divBdr>
            <w:top w:val="none" w:sz="0" w:space="0" w:color="auto"/>
            <w:left w:val="none" w:sz="0" w:space="0" w:color="auto"/>
            <w:bottom w:val="none" w:sz="0" w:space="0" w:color="auto"/>
            <w:right w:val="none" w:sz="0" w:space="0" w:color="auto"/>
          </w:divBdr>
        </w:div>
      </w:divsChild>
    </w:div>
    <w:div w:id="1627737291">
      <w:bodyDiv w:val="1"/>
      <w:marLeft w:val="0"/>
      <w:marRight w:val="0"/>
      <w:marTop w:val="0"/>
      <w:marBottom w:val="0"/>
      <w:divBdr>
        <w:top w:val="none" w:sz="0" w:space="0" w:color="auto"/>
        <w:left w:val="none" w:sz="0" w:space="0" w:color="auto"/>
        <w:bottom w:val="none" w:sz="0" w:space="0" w:color="auto"/>
        <w:right w:val="none" w:sz="0" w:space="0" w:color="auto"/>
      </w:divBdr>
    </w:div>
    <w:div w:id="1628657764">
      <w:bodyDiv w:val="1"/>
      <w:marLeft w:val="0"/>
      <w:marRight w:val="0"/>
      <w:marTop w:val="0"/>
      <w:marBottom w:val="0"/>
      <w:divBdr>
        <w:top w:val="none" w:sz="0" w:space="0" w:color="auto"/>
        <w:left w:val="none" w:sz="0" w:space="0" w:color="auto"/>
        <w:bottom w:val="none" w:sz="0" w:space="0" w:color="auto"/>
        <w:right w:val="none" w:sz="0" w:space="0" w:color="auto"/>
      </w:divBdr>
    </w:div>
    <w:div w:id="1634210495">
      <w:bodyDiv w:val="1"/>
      <w:marLeft w:val="0"/>
      <w:marRight w:val="0"/>
      <w:marTop w:val="0"/>
      <w:marBottom w:val="0"/>
      <w:divBdr>
        <w:top w:val="none" w:sz="0" w:space="0" w:color="auto"/>
        <w:left w:val="none" w:sz="0" w:space="0" w:color="auto"/>
        <w:bottom w:val="none" w:sz="0" w:space="0" w:color="auto"/>
        <w:right w:val="none" w:sz="0" w:space="0" w:color="auto"/>
      </w:divBdr>
    </w:div>
    <w:div w:id="1635792026">
      <w:bodyDiv w:val="1"/>
      <w:marLeft w:val="0"/>
      <w:marRight w:val="0"/>
      <w:marTop w:val="0"/>
      <w:marBottom w:val="0"/>
      <w:divBdr>
        <w:top w:val="none" w:sz="0" w:space="0" w:color="auto"/>
        <w:left w:val="none" w:sz="0" w:space="0" w:color="auto"/>
        <w:bottom w:val="none" w:sz="0" w:space="0" w:color="auto"/>
        <w:right w:val="none" w:sz="0" w:space="0" w:color="auto"/>
      </w:divBdr>
    </w:div>
    <w:div w:id="1636325945">
      <w:bodyDiv w:val="1"/>
      <w:marLeft w:val="0"/>
      <w:marRight w:val="0"/>
      <w:marTop w:val="0"/>
      <w:marBottom w:val="0"/>
      <w:divBdr>
        <w:top w:val="none" w:sz="0" w:space="0" w:color="auto"/>
        <w:left w:val="none" w:sz="0" w:space="0" w:color="auto"/>
        <w:bottom w:val="none" w:sz="0" w:space="0" w:color="auto"/>
        <w:right w:val="none" w:sz="0" w:space="0" w:color="auto"/>
      </w:divBdr>
    </w:div>
    <w:div w:id="1642034854">
      <w:bodyDiv w:val="1"/>
      <w:marLeft w:val="0"/>
      <w:marRight w:val="0"/>
      <w:marTop w:val="0"/>
      <w:marBottom w:val="0"/>
      <w:divBdr>
        <w:top w:val="none" w:sz="0" w:space="0" w:color="auto"/>
        <w:left w:val="none" w:sz="0" w:space="0" w:color="auto"/>
        <w:bottom w:val="none" w:sz="0" w:space="0" w:color="auto"/>
        <w:right w:val="none" w:sz="0" w:space="0" w:color="auto"/>
      </w:divBdr>
    </w:div>
    <w:div w:id="1642151205">
      <w:bodyDiv w:val="1"/>
      <w:marLeft w:val="0"/>
      <w:marRight w:val="0"/>
      <w:marTop w:val="0"/>
      <w:marBottom w:val="0"/>
      <w:divBdr>
        <w:top w:val="none" w:sz="0" w:space="0" w:color="auto"/>
        <w:left w:val="none" w:sz="0" w:space="0" w:color="auto"/>
        <w:bottom w:val="none" w:sz="0" w:space="0" w:color="auto"/>
        <w:right w:val="none" w:sz="0" w:space="0" w:color="auto"/>
      </w:divBdr>
    </w:div>
    <w:div w:id="1643735144">
      <w:bodyDiv w:val="1"/>
      <w:marLeft w:val="0"/>
      <w:marRight w:val="0"/>
      <w:marTop w:val="0"/>
      <w:marBottom w:val="0"/>
      <w:divBdr>
        <w:top w:val="none" w:sz="0" w:space="0" w:color="auto"/>
        <w:left w:val="none" w:sz="0" w:space="0" w:color="auto"/>
        <w:bottom w:val="none" w:sz="0" w:space="0" w:color="auto"/>
        <w:right w:val="none" w:sz="0" w:space="0" w:color="auto"/>
      </w:divBdr>
    </w:div>
    <w:div w:id="1647272332">
      <w:bodyDiv w:val="1"/>
      <w:marLeft w:val="0"/>
      <w:marRight w:val="0"/>
      <w:marTop w:val="0"/>
      <w:marBottom w:val="0"/>
      <w:divBdr>
        <w:top w:val="none" w:sz="0" w:space="0" w:color="auto"/>
        <w:left w:val="none" w:sz="0" w:space="0" w:color="auto"/>
        <w:bottom w:val="none" w:sz="0" w:space="0" w:color="auto"/>
        <w:right w:val="none" w:sz="0" w:space="0" w:color="auto"/>
      </w:divBdr>
    </w:div>
    <w:div w:id="1648129127">
      <w:bodyDiv w:val="1"/>
      <w:marLeft w:val="0"/>
      <w:marRight w:val="0"/>
      <w:marTop w:val="0"/>
      <w:marBottom w:val="0"/>
      <w:divBdr>
        <w:top w:val="none" w:sz="0" w:space="0" w:color="auto"/>
        <w:left w:val="none" w:sz="0" w:space="0" w:color="auto"/>
        <w:bottom w:val="none" w:sz="0" w:space="0" w:color="auto"/>
        <w:right w:val="none" w:sz="0" w:space="0" w:color="auto"/>
      </w:divBdr>
    </w:div>
    <w:div w:id="1649244297">
      <w:bodyDiv w:val="1"/>
      <w:marLeft w:val="0"/>
      <w:marRight w:val="0"/>
      <w:marTop w:val="0"/>
      <w:marBottom w:val="0"/>
      <w:divBdr>
        <w:top w:val="none" w:sz="0" w:space="0" w:color="auto"/>
        <w:left w:val="none" w:sz="0" w:space="0" w:color="auto"/>
        <w:bottom w:val="none" w:sz="0" w:space="0" w:color="auto"/>
        <w:right w:val="none" w:sz="0" w:space="0" w:color="auto"/>
      </w:divBdr>
    </w:div>
    <w:div w:id="1651057209">
      <w:bodyDiv w:val="1"/>
      <w:marLeft w:val="0"/>
      <w:marRight w:val="0"/>
      <w:marTop w:val="0"/>
      <w:marBottom w:val="0"/>
      <w:divBdr>
        <w:top w:val="none" w:sz="0" w:space="0" w:color="auto"/>
        <w:left w:val="none" w:sz="0" w:space="0" w:color="auto"/>
        <w:bottom w:val="none" w:sz="0" w:space="0" w:color="auto"/>
        <w:right w:val="none" w:sz="0" w:space="0" w:color="auto"/>
      </w:divBdr>
    </w:div>
    <w:div w:id="1654260566">
      <w:bodyDiv w:val="1"/>
      <w:marLeft w:val="0"/>
      <w:marRight w:val="0"/>
      <w:marTop w:val="0"/>
      <w:marBottom w:val="0"/>
      <w:divBdr>
        <w:top w:val="none" w:sz="0" w:space="0" w:color="auto"/>
        <w:left w:val="none" w:sz="0" w:space="0" w:color="auto"/>
        <w:bottom w:val="none" w:sz="0" w:space="0" w:color="auto"/>
        <w:right w:val="none" w:sz="0" w:space="0" w:color="auto"/>
      </w:divBdr>
    </w:div>
    <w:div w:id="1657027177">
      <w:bodyDiv w:val="1"/>
      <w:marLeft w:val="0"/>
      <w:marRight w:val="0"/>
      <w:marTop w:val="0"/>
      <w:marBottom w:val="0"/>
      <w:divBdr>
        <w:top w:val="none" w:sz="0" w:space="0" w:color="auto"/>
        <w:left w:val="none" w:sz="0" w:space="0" w:color="auto"/>
        <w:bottom w:val="none" w:sz="0" w:space="0" w:color="auto"/>
        <w:right w:val="none" w:sz="0" w:space="0" w:color="auto"/>
      </w:divBdr>
    </w:div>
    <w:div w:id="1657175854">
      <w:bodyDiv w:val="1"/>
      <w:marLeft w:val="0"/>
      <w:marRight w:val="0"/>
      <w:marTop w:val="0"/>
      <w:marBottom w:val="0"/>
      <w:divBdr>
        <w:top w:val="none" w:sz="0" w:space="0" w:color="auto"/>
        <w:left w:val="none" w:sz="0" w:space="0" w:color="auto"/>
        <w:bottom w:val="none" w:sz="0" w:space="0" w:color="auto"/>
        <w:right w:val="none" w:sz="0" w:space="0" w:color="auto"/>
      </w:divBdr>
    </w:div>
    <w:div w:id="1658729868">
      <w:bodyDiv w:val="1"/>
      <w:marLeft w:val="0"/>
      <w:marRight w:val="0"/>
      <w:marTop w:val="0"/>
      <w:marBottom w:val="0"/>
      <w:divBdr>
        <w:top w:val="none" w:sz="0" w:space="0" w:color="auto"/>
        <w:left w:val="none" w:sz="0" w:space="0" w:color="auto"/>
        <w:bottom w:val="none" w:sz="0" w:space="0" w:color="auto"/>
        <w:right w:val="none" w:sz="0" w:space="0" w:color="auto"/>
      </w:divBdr>
    </w:div>
    <w:div w:id="1659070511">
      <w:bodyDiv w:val="1"/>
      <w:marLeft w:val="0"/>
      <w:marRight w:val="0"/>
      <w:marTop w:val="0"/>
      <w:marBottom w:val="0"/>
      <w:divBdr>
        <w:top w:val="none" w:sz="0" w:space="0" w:color="auto"/>
        <w:left w:val="none" w:sz="0" w:space="0" w:color="auto"/>
        <w:bottom w:val="none" w:sz="0" w:space="0" w:color="auto"/>
        <w:right w:val="none" w:sz="0" w:space="0" w:color="auto"/>
      </w:divBdr>
    </w:div>
    <w:div w:id="1660501295">
      <w:bodyDiv w:val="1"/>
      <w:marLeft w:val="0"/>
      <w:marRight w:val="0"/>
      <w:marTop w:val="0"/>
      <w:marBottom w:val="0"/>
      <w:divBdr>
        <w:top w:val="none" w:sz="0" w:space="0" w:color="auto"/>
        <w:left w:val="none" w:sz="0" w:space="0" w:color="auto"/>
        <w:bottom w:val="none" w:sz="0" w:space="0" w:color="auto"/>
        <w:right w:val="none" w:sz="0" w:space="0" w:color="auto"/>
      </w:divBdr>
    </w:div>
    <w:div w:id="1663703080">
      <w:bodyDiv w:val="1"/>
      <w:marLeft w:val="0"/>
      <w:marRight w:val="0"/>
      <w:marTop w:val="0"/>
      <w:marBottom w:val="0"/>
      <w:divBdr>
        <w:top w:val="none" w:sz="0" w:space="0" w:color="auto"/>
        <w:left w:val="none" w:sz="0" w:space="0" w:color="auto"/>
        <w:bottom w:val="none" w:sz="0" w:space="0" w:color="auto"/>
        <w:right w:val="none" w:sz="0" w:space="0" w:color="auto"/>
      </w:divBdr>
    </w:div>
    <w:div w:id="1666589771">
      <w:bodyDiv w:val="1"/>
      <w:marLeft w:val="0"/>
      <w:marRight w:val="0"/>
      <w:marTop w:val="0"/>
      <w:marBottom w:val="0"/>
      <w:divBdr>
        <w:top w:val="none" w:sz="0" w:space="0" w:color="auto"/>
        <w:left w:val="none" w:sz="0" w:space="0" w:color="auto"/>
        <w:bottom w:val="none" w:sz="0" w:space="0" w:color="auto"/>
        <w:right w:val="none" w:sz="0" w:space="0" w:color="auto"/>
      </w:divBdr>
    </w:div>
    <w:div w:id="1667631827">
      <w:bodyDiv w:val="1"/>
      <w:marLeft w:val="0"/>
      <w:marRight w:val="0"/>
      <w:marTop w:val="0"/>
      <w:marBottom w:val="0"/>
      <w:divBdr>
        <w:top w:val="none" w:sz="0" w:space="0" w:color="auto"/>
        <w:left w:val="none" w:sz="0" w:space="0" w:color="auto"/>
        <w:bottom w:val="none" w:sz="0" w:space="0" w:color="auto"/>
        <w:right w:val="none" w:sz="0" w:space="0" w:color="auto"/>
      </w:divBdr>
    </w:div>
    <w:div w:id="1669744280">
      <w:bodyDiv w:val="1"/>
      <w:marLeft w:val="0"/>
      <w:marRight w:val="0"/>
      <w:marTop w:val="0"/>
      <w:marBottom w:val="0"/>
      <w:divBdr>
        <w:top w:val="none" w:sz="0" w:space="0" w:color="auto"/>
        <w:left w:val="none" w:sz="0" w:space="0" w:color="auto"/>
        <w:bottom w:val="none" w:sz="0" w:space="0" w:color="auto"/>
        <w:right w:val="none" w:sz="0" w:space="0" w:color="auto"/>
      </w:divBdr>
    </w:div>
    <w:div w:id="1670476580">
      <w:bodyDiv w:val="1"/>
      <w:marLeft w:val="0"/>
      <w:marRight w:val="0"/>
      <w:marTop w:val="0"/>
      <w:marBottom w:val="0"/>
      <w:divBdr>
        <w:top w:val="none" w:sz="0" w:space="0" w:color="auto"/>
        <w:left w:val="none" w:sz="0" w:space="0" w:color="auto"/>
        <w:bottom w:val="none" w:sz="0" w:space="0" w:color="auto"/>
        <w:right w:val="none" w:sz="0" w:space="0" w:color="auto"/>
      </w:divBdr>
    </w:div>
    <w:div w:id="1671446702">
      <w:bodyDiv w:val="1"/>
      <w:marLeft w:val="0"/>
      <w:marRight w:val="0"/>
      <w:marTop w:val="0"/>
      <w:marBottom w:val="0"/>
      <w:divBdr>
        <w:top w:val="none" w:sz="0" w:space="0" w:color="auto"/>
        <w:left w:val="none" w:sz="0" w:space="0" w:color="auto"/>
        <w:bottom w:val="none" w:sz="0" w:space="0" w:color="auto"/>
        <w:right w:val="none" w:sz="0" w:space="0" w:color="auto"/>
      </w:divBdr>
    </w:div>
    <w:div w:id="1675524767">
      <w:bodyDiv w:val="1"/>
      <w:marLeft w:val="0"/>
      <w:marRight w:val="0"/>
      <w:marTop w:val="0"/>
      <w:marBottom w:val="0"/>
      <w:divBdr>
        <w:top w:val="none" w:sz="0" w:space="0" w:color="auto"/>
        <w:left w:val="none" w:sz="0" w:space="0" w:color="auto"/>
        <w:bottom w:val="none" w:sz="0" w:space="0" w:color="auto"/>
        <w:right w:val="none" w:sz="0" w:space="0" w:color="auto"/>
      </w:divBdr>
    </w:div>
    <w:div w:id="1676689784">
      <w:bodyDiv w:val="1"/>
      <w:marLeft w:val="0"/>
      <w:marRight w:val="0"/>
      <w:marTop w:val="0"/>
      <w:marBottom w:val="0"/>
      <w:divBdr>
        <w:top w:val="none" w:sz="0" w:space="0" w:color="auto"/>
        <w:left w:val="none" w:sz="0" w:space="0" w:color="auto"/>
        <w:bottom w:val="none" w:sz="0" w:space="0" w:color="auto"/>
        <w:right w:val="none" w:sz="0" w:space="0" w:color="auto"/>
      </w:divBdr>
    </w:div>
    <w:div w:id="1677728934">
      <w:bodyDiv w:val="1"/>
      <w:marLeft w:val="0"/>
      <w:marRight w:val="0"/>
      <w:marTop w:val="0"/>
      <w:marBottom w:val="0"/>
      <w:divBdr>
        <w:top w:val="none" w:sz="0" w:space="0" w:color="auto"/>
        <w:left w:val="none" w:sz="0" w:space="0" w:color="auto"/>
        <w:bottom w:val="none" w:sz="0" w:space="0" w:color="auto"/>
        <w:right w:val="none" w:sz="0" w:space="0" w:color="auto"/>
      </w:divBdr>
      <w:divsChild>
        <w:div w:id="759448421">
          <w:marLeft w:val="480"/>
          <w:marRight w:val="0"/>
          <w:marTop w:val="0"/>
          <w:marBottom w:val="0"/>
          <w:divBdr>
            <w:top w:val="none" w:sz="0" w:space="0" w:color="auto"/>
            <w:left w:val="none" w:sz="0" w:space="0" w:color="auto"/>
            <w:bottom w:val="none" w:sz="0" w:space="0" w:color="auto"/>
            <w:right w:val="none" w:sz="0" w:space="0" w:color="auto"/>
          </w:divBdr>
        </w:div>
        <w:div w:id="427772194">
          <w:marLeft w:val="480"/>
          <w:marRight w:val="0"/>
          <w:marTop w:val="0"/>
          <w:marBottom w:val="0"/>
          <w:divBdr>
            <w:top w:val="none" w:sz="0" w:space="0" w:color="auto"/>
            <w:left w:val="none" w:sz="0" w:space="0" w:color="auto"/>
            <w:bottom w:val="none" w:sz="0" w:space="0" w:color="auto"/>
            <w:right w:val="none" w:sz="0" w:space="0" w:color="auto"/>
          </w:divBdr>
        </w:div>
        <w:div w:id="746197129">
          <w:marLeft w:val="480"/>
          <w:marRight w:val="0"/>
          <w:marTop w:val="0"/>
          <w:marBottom w:val="0"/>
          <w:divBdr>
            <w:top w:val="none" w:sz="0" w:space="0" w:color="auto"/>
            <w:left w:val="none" w:sz="0" w:space="0" w:color="auto"/>
            <w:bottom w:val="none" w:sz="0" w:space="0" w:color="auto"/>
            <w:right w:val="none" w:sz="0" w:space="0" w:color="auto"/>
          </w:divBdr>
        </w:div>
        <w:div w:id="1919633308">
          <w:marLeft w:val="480"/>
          <w:marRight w:val="0"/>
          <w:marTop w:val="0"/>
          <w:marBottom w:val="0"/>
          <w:divBdr>
            <w:top w:val="none" w:sz="0" w:space="0" w:color="auto"/>
            <w:left w:val="none" w:sz="0" w:space="0" w:color="auto"/>
            <w:bottom w:val="none" w:sz="0" w:space="0" w:color="auto"/>
            <w:right w:val="none" w:sz="0" w:space="0" w:color="auto"/>
          </w:divBdr>
        </w:div>
        <w:div w:id="974138649">
          <w:marLeft w:val="480"/>
          <w:marRight w:val="0"/>
          <w:marTop w:val="0"/>
          <w:marBottom w:val="0"/>
          <w:divBdr>
            <w:top w:val="none" w:sz="0" w:space="0" w:color="auto"/>
            <w:left w:val="none" w:sz="0" w:space="0" w:color="auto"/>
            <w:bottom w:val="none" w:sz="0" w:space="0" w:color="auto"/>
            <w:right w:val="none" w:sz="0" w:space="0" w:color="auto"/>
          </w:divBdr>
        </w:div>
        <w:div w:id="782772832">
          <w:marLeft w:val="480"/>
          <w:marRight w:val="0"/>
          <w:marTop w:val="0"/>
          <w:marBottom w:val="0"/>
          <w:divBdr>
            <w:top w:val="none" w:sz="0" w:space="0" w:color="auto"/>
            <w:left w:val="none" w:sz="0" w:space="0" w:color="auto"/>
            <w:bottom w:val="none" w:sz="0" w:space="0" w:color="auto"/>
            <w:right w:val="none" w:sz="0" w:space="0" w:color="auto"/>
          </w:divBdr>
        </w:div>
        <w:div w:id="982850248">
          <w:marLeft w:val="480"/>
          <w:marRight w:val="0"/>
          <w:marTop w:val="0"/>
          <w:marBottom w:val="0"/>
          <w:divBdr>
            <w:top w:val="none" w:sz="0" w:space="0" w:color="auto"/>
            <w:left w:val="none" w:sz="0" w:space="0" w:color="auto"/>
            <w:bottom w:val="none" w:sz="0" w:space="0" w:color="auto"/>
            <w:right w:val="none" w:sz="0" w:space="0" w:color="auto"/>
          </w:divBdr>
        </w:div>
        <w:div w:id="2000308466">
          <w:marLeft w:val="480"/>
          <w:marRight w:val="0"/>
          <w:marTop w:val="0"/>
          <w:marBottom w:val="0"/>
          <w:divBdr>
            <w:top w:val="none" w:sz="0" w:space="0" w:color="auto"/>
            <w:left w:val="none" w:sz="0" w:space="0" w:color="auto"/>
            <w:bottom w:val="none" w:sz="0" w:space="0" w:color="auto"/>
            <w:right w:val="none" w:sz="0" w:space="0" w:color="auto"/>
          </w:divBdr>
        </w:div>
        <w:div w:id="2049336465">
          <w:marLeft w:val="480"/>
          <w:marRight w:val="0"/>
          <w:marTop w:val="0"/>
          <w:marBottom w:val="0"/>
          <w:divBdr>
            <w:top w:val="none" w:sz="0" w:space="0" w:color="auto"/>
            <w:left w:val="none" w:sz="0" w:space="0" w:color="auto"/>
            <w:bottom w:val="none" w:sz="0" w:space="0" w:color="auto"/>
            <w:right w:val="none" w:sz="0" w:space="0" w:color="auto"/>
          </w:divBdr>
        </w:div>
        <w:div w:id="678892153">
          <w:marLeft w:val="480"/>
          <w:marRight w:val="0"/>
          <w:marTop w:val="0"/>
          <w:marBottom w:val="0"/>
          <w:divBdr>
            <w:top w:val="none" w:sz="0" w:space="0" w:color="auto"/>
            <w:left w:val="none" w:sz="0" w:space="0" w:color="auto"/>
            <w:bottom w:val="none" w:sz="0" w:space="0" w:color="auto"/>
            <w:right w:val="none" w:sz="0" w:space="0" w:color="auto"/>
          </w:divBdr>
        </w:div>
        <w:div w:id="1146891749">
          <w:marLeft w:val="480"/>
          <w:marRight w:val="0"/>
          <w:marTop w:val="0"/>
          <w:marBottom w:val="0"/>
          <w:divBdr>
            <w:top w:val="none" w:sz="0" w:space="0" w:color="auto"/>
            <w:left w:val="none" w:sz="0" w:space="0" w:color="auto"/>
            <w:bottom w:val="none" w:sz="0" w:space="0" w:color="auto"/>
            <w:right w:val="none" w:sz="0" w:space="0" w:color="auto"/>
          </w:divBdr>
        </w:div>
        <w:div w:id="919606698">
          <w:marLeft w:val="480"/>
          <w:marRight w:val="0"/>
          <w:marTop w:val="0"/>
          <w:marBottom w:val="0"/>
          <w:divBdr>
            <w:top w:val="none" w:sz="0" w:space="0" w:color="auto"/>
            <w:left w:val="none" w:sz="0" w:space="0" w:color="auto"/>
            <w:bottom w:val="none" w:sz="0" w:space="0" w:color="auto"/>
            <w:right w:val="none" w:sz="0" w:space="0" w:color="auto"/>
          </w:divBdr>
        </w:div>
        <w:div w:id="730735421">
          <w:marLeft w:val="480"/>
          <w:marRight w:val="0"/>
          <w:marTop w:val="0"/>
          <w:marBottom w:val="0"/>
          <w:divBdr>
            <w:top w:val="none" w:sz="0" w:space="0" w:color="auto"/>
            <w:left w:val="none" w:sz="0" w:space="0" w:color="auto"/>
            <w:bottom w:val="none" w:sz="0" w:space="0" w:color="auto"/>
            <w:right w:val="none" w:sz="0" w:space="0" w:color="auto"/>
          </w:divBdr>
        </w:div>
        <w:div w:id="2040351190">
          <w:marLeft w:val="480"/>
          <w:marRight w:val="0"/>
          <w:marTop w:val="0"/>
          <w:marBottom w:val="0"/>
          <w:divBdr>
            <w:top w:val="none" w:sz="0" w:space="0" w:color="auto"/>
            <w:left w:val="none" w:sz="0" w:space="0" w:color="auto"/>
            <w:bottom w:val="none" w:sz="0" w:space="0" w:color="auto"/>
            <w:right w:val="none" w:sz="0" w:space="0" w:color="auto"/>
          </w:divBdr>
        </w:div>
        <w:div w:id="827406022">
          <w:marLeft w:val="480"/>
          <w:marRight w:val="0"/>
          <w:marTop w:val="0"/>
          <w:marBottom w:val="0"/>
          <w:divBdr>
            <w:top w:val="none" w:sz="0" w:space="0" w:color="auto"/>
            <w:left w:val="none" w:sz="0" w:space="0" w:color="auto"/>
            <w:bottom w:val="none" w:sz="0" w:space="0" w:color="auto"/>
            <w:right w:val="none" w:sz="0" w:space="0" w:color="auto"/>
          </w:divBdr>
        </w:div>
        <w:div w:id="1524439988">
          <w:marLeft w:val="480"/>
          <w:marRight w:val="0"/>
          <w:marTop w:val="0"/>
          <w:marBottom w:val="0"/>
          <w:divBdr>
            <w:top w:val="none" w:sz="0" w:space="0" w:color="auto"/>
            <w:left w:val="none" w:sz="0" w:space="0" w:color="auto"/>
            <w:bottom w:val="none" w:sz="0" w:space="0" w:color="auto"/>
            <w:right w:val="none" w:sz="0" w:space="0" w:color="auto"/>
          </w:divBdr>
        </w:div>
      </w:divsChild>
    </w:div>
    <w:div w:id="1678000034">
      <w:bodyDiv w:val="1"/>
      <w:marLeft w:val="0"/>
      <w:marRight w:val="0"/>
      <w:marTop w:val="0"/>
      <w:marBottom w:val="0"/>
      <w:divBdr>
        <w:top w:val="none" w:sz="0" w:space="0" w:color="auto"/>
        <w:left w:val="none" w:sz="0" w:space="0" w:color="auto"/>
        <w:bottom w:val="none" w:sz="0" w:space="0" w:color="auto"/>
        <w:right w:val="none" w:sz="0" w:space="0" w:color="auto"/>
      </w:divBdr>
    </w:div>
    <w:div w:id="1680229674">
      <w:bodyDiv w:val="1"/>
      <w:marLeft w:val="0"/>
      <w:marRight w:val="0"/>
      <w:marTop w:val="0"/>
      <w:marBottom w:val="0"/>
      <w:divBdr>
        <w:top w:val="none" w:sz="0" w:space="0" w:color="auto"/>
        <w:left w:val="none" w:sz="0" w:space="0" w:color="auto"/>
        <w:bottom w:val="none" w:sz="0" w:space="0" w:color="auto"/>
        <w:right w:val="none" w:sz="0" w:space="0" w:color="auto"/>
      </w:divBdr>
    </w:div>
    <w:div w:id="1683049744">
      <w:bodyDiv w:val="1"/>
      <w:marLeft w:val="0"/>
      <w:marRight w:val="0"/>
      <w:marTop w:val="0"/>
      <w:marBottom w:val="0"/>
      <w:divBdr>
        <w:top w:val="none" w:sz="0" w:space="0" w:color="auto"/>
        <w:left w:val="none" w:sz="0" w:space="0" w:color="auto"/>
        <w:bottom w:val="none" w:sz="0" w:space="0" w:color="auto"/>
        <w:right w:val="none" w:sz="0" w:space="0" w:color="auto"/>
      </w:divBdr>
    </w:div>
    <w:div w:id="1683315831">
      <w:bodyDiv w:val="1"/>
      <w:marLeft w:val="0"/>
      <w:marRight w:val="0"/>
      <w:marTop w:val="0"/>
      <w:marBottom w:val="0"/>
      <w:divBdr>
        <w:top w:val="none" w:sz="0" w:space="0" w:color="auto"/>
        <w:left w:val="none" w:sz="0" w:space="0" w:color="auto"/>
        <w:bottom w:val="none" w:sz="0" w:space="0" w:color="auto"/>
        <w:right w:val="none" w:sz="0" w:space="0" w:color="auto"/>
      </w:divBdr>
    </w:div>
    <w:div w:id="1688941756">
      <w:bodyDiv w:val="1"/>
      <w:marLeft w:val="0"/>
      <w:marRight w:val="0"/>
      <w:marTop w:val="0"/>
      <w:marBottom w:val="0"/>
      <w:divBdr>
        <w:top w:val="none" w:sz="0" w:space="0" w:color="auto"/>
        <w:left w:val="none" w:sz="0" w:space="0" w:color="auto"/>
        <w:bottom w:val="none" w:sz="0" w:space="0" w:color="auto"/>
        <w:right w:val="none" w:sz="0" w:space="0" w:color="auto"/>
      </w:divBdr>
    </w:div>
    <w:div w:id="1692025399">
      <w:bodyDiv w:val="1"/>
      <w:marLeft w:val="0"/>
      <w:marRight w:val="0"/>
      <w:marTop w:val="0"/>
      <w:marBottom w:val="0"/>
      <w:divBdr>
        <w:top w:val="none" w:sz="0" w:space="0" w:color="auto"/>
        <w:left w:val="none" w:sz="0" w:space="0" w:color="auto"/>
        <w:bottom w:val="none" w:sz="0" w:space="0" w:color="auto"/>
        <w:right w:val="none" w:sz="0" w:space="0" w:color="auto"/>
      </w:divBdr>
      <w:divsChild>
        <w:div w:id="42800085">
          <w:marLeft w:val="480"/>
          <w:marRight w:val="0"/>
          <w:marTop w:val="0"/>
          <w:marBottom w:val="0"/>
          <w:divBdr>
            <w:top w:val="none" w:sz="0" w:space="0" w:color="auto"/>
            <w:left w:val="none" w:sz="0" w:space="0" w:color="auto"/>
            <w:bottom w:val="none" w:sz="0" w:space="0" w:color="auto"/>
            <w:right w:val="none" w:sz="0" w:space="0" w:color="auto"/>
          </w:divBdr>
        </w:div>
        <w:div w:id="1622347633">
          <w:marLeft w:val="480"/>
          <w:marRight w:val="0"/>
          <w:marTop w:val="0"/>
          <w:marBottom w:val="0"/>
          <w:divBdr>
            <w:top w:val="none" w:sz="0" w:space="0" w:color="auto"/>
            <w:left w:val="none" w:sz="0" w:space="0" w:color="auto"/>
            <w:bottom w:val="none" w:sz="0" w:space="0" w:color="auto"/>
            <w:right w:val="none" w:sz="0" w:space="0" w:color="auto"/>
          </w:divBdr>
        </w:div>
        <w:div w:id="2118527603">
          <w:marLeft w:val="480"/>
          <w:marRight w:val="0"/>
          <w:marTop w:val="0"/>
          <w:marBottom w:val="0"/>
          <w:divBdr>
            <w:top w:val="none" w:sz="0" w:space="0" w:color="auto"/>
            <w:left w:val="none" w:sz="0" w:space="0" w:color="auto"/>
            <w:bottom w:val="none" w:sz="0" w:space="0" w:color="auto"/>
            <w:right w:val="none" w:sz="0" w:space="0" w:color="auto"/>
          </w:divBdr>
        </w:div>
        <w:div w:id="108550415">
          <w:marLeft w:val="480"/>
          <w:marRight w:val="0"/>
          <w:marTop w:val="0"/>
          <w:marBottom w:val="0"/>
          <w:divBdr>
            <w:top w:val="none" w:sz="0" w:space="0" w:color="auto"/>
            <w:left w:val="none" w:sz="0" w:space="0" w:color="auto"/>
            <w:bottom w:val="none" w:sz="0" w:space="0" w:color="auto"/>
            <w:right w:val="none" w:sz="0" w:space="0" w:color="auto"/>
          </w:divBdr>
        </w:div>
        <w:div w:id="1197425572">
          <w:marLeft w:val="480"/>
          <w:marRight w:val="0"/>
          <w:marTop w:val="0"/>
          <w:marBottom w:val="0"/>
          <w:divBdr>
            <w:top w:val="none" w:sz="0" w:space="0" w:color="auto"/>
            <w:left w:val="none" w:sz="0" w:space="0" w:color="auto"/>
            <w:bottom w:val="none" w:sz="0" w:space="0" w:color="auto"/>
            <w:right w:val="none" w:sz="0" w:space="0" w:color="auto"/>
          </w:divBdr>
        </w:div>
        <w:div w:id="137696916">
          <w:marLeft w:val="480"/>
          <w:marRight w:val="0"/>
          <w:marTop w:val="0"/>
          <w:marBottom w:val="0"/>
          <w:divBdr>
            <w:top w:val="none" w:sz="0" w:space="0" w:color="auto"/>
            <w:left w:val="none" w:sz="0" w:space="0" w:color="auto"/>
            <w:bottom w:val="none" w:sz="0" w:space="0" w:color="auto"/>
            <w:right w:val="none" w:sz="0" w:space="0" w:color="auto"/>
          </w:divBdr>
        </w:div>
        <w:div w:id="1293560886">
          <w:marLeft w:val="480"/>
          <w:marRight w:val="0"/>
          <w:marTop w:val="0"/>
          <w:marBottom w:val="0"/>
          <w:divBdr>
            <w:top w:val="none" w:sz="0" w:space="0" w:color="auto"/>
            <w:left w:val="none" w:sz="0" w:space="0" w:color="auto"/>
            <w:bottom w:val="none" w:sz="0" w:space="0" w:color="auto"/>
            <w:right w:val="none" w:sz="0" w:space="0" w:color="auto"/>
          </w:divBdr>
        </w:div>
        <w:div w:id="914633317">
          <w:marLeft w:val="480"/>
          <w:marRight w:val="0"/>
          <w:marTop w:val="0"/>
          <w:marBottom w:val="0"/>
          <w:divBdr>
            <w:top w:val="none" w:sz="0" w:space="0" w:color="auto"/>
            <w:left w:val="none" w:sz="0" w:space="0" w:color="auto"/>
            <w:bottom w:val="none" w:sz="0" w:space="0" w:color="auto"/>
            <w:right w:val="none" w:sz="0" w:space="0" w:color="auto"/>
          </w:divBdr>
        </w:div>
        <w:div w:id="1493448247">
          <w:marLeft w:val="480"/>
          <w:marRight w:val="0"/>
          <w:marTop w:val="0"/>
          <w:marBottom w:val="0"/>
          <w:divBdr>
            <w:top w:val="none" w:sz="0" w:space="0" w:color="auto"/>
            <w:left w:val="none" w:sz="0" w:space="0" w:color="auto"/>
            <w:bottom w:val="none" w:sz="0" w:space="0" w:color="auto"/>
            <w:right w:val="none" w:sz="0" w:space="0" w:color="auto"/>
          </w:divBdr>
        </w:div>
        <w:div w:id="2063601598">
          <w:marLeft w:val="480"/>
          <w:marRight w:val="0"/>
          <w:marTop w:val="0"/>
          <w:marBottom w:val="0"/>
          <w:divBdr>
            <w:top w:val="none" w:sz="0" w:space="0" w:color="auto"/>
            <w:left w:val="none" w:sz="0" w:space="0" w:color="auto"/>
            <w:bottom w:val="none" w:sz="0" w:space="0" w:color="auto"/>
            <w:right w:val="none" w:sz="0" w:space="0" w:color="auto"/>
          </w:divBdr>
        </w:div>
        <w:div w:id="193426425">
          <w:marLeft w:val="480"/>
          <w:marRight w:val="0"/>
          <w:marTop w:val="0"/>
          <w:marBottom w:val="0"/>
          <w:divBdr>
            <w:top w:val="none" w:sz="0" w:space="0" w:color="auto"/>
            <w:left w:val="none" w:sz="0" w:space="0" w:color="auto"/>
            <w:bottom w:val="none" w:sz="0" w:space="0" w:color="auto"/>
            <w:right w:val="none" w:sz="0" w:space="0" w:color="auto"/>
          </w:divBdr>
        </w:div>
        <w:div w:id="1226336230">
          <w:marLeft w:val="480"/>
          <w:marRight w:val="0"/>
          <w:marTop w:val="0"/>
          <w:marBottom w:val="0"/>
          <w:divBdr>
            <w:top w:val="none" w:sz="0" w:space="0" w:color="auto"/>
            <w:left w:val="none" w:sz="0" w:space="0" w:color="auto"/>
            <w:bottom w:val="none" w:sz="0" w:space="0" w:color="auto"/>
            <w:right w:val="none" w:sz="0" w:space="0" w:color="auto"/>
          </w:divBdr>
        </w:div>
        <w:div w:id="305938837">
          <w:marLeft w:val="480"/>
          <w:marRight w:val="0"/>
          <w:marTop w:val="0"/>
          <w:marBottom w:val="0"/>
          <w:divBdr>
            <w:top w:val="none" w:sz="0" w:space="0" w:color="auto"/>
            <w:left w:val="none" w:sz="0" w:space="0" w:color="auto"/>
            <w:bottom w:val="none" w:sz="0" w:space="0" w:color="auto"/>
            <w:right w:val="none" w:sz="0" w:space="0" w:color="auto"/>
          </w:divBdr>
        </w:div>
        <w:div w:id="284041163">
          <w:marLeft w:val="480"/>
          <w:marRight w:val="0"/>
          <w:marTop w:val="0"/>
          <w:marBottom w:val="0"/>
          <w:divBdr>
            <w:top w:val="none" w:sz="0" w:space="0" w:color="auto"/>
            <w:left w:val="none" w:sz="0" w:space="0" w:color="auto"/>
            <w:bottom w:val="none" w:sz="0" w:space="0" w:color="auto"/>
            <w:right w:val="none" w:sz="0" w:space="0" w:color="auto"/>
          </w:divBdr>
        </w:div>
        <w:div w:id="1215577177">
          <w:marLeft w:val="480"/>
          <w:marRight w:val="0"/>
          <w:marTop w:val="0"/>
          <w:marBottom w:val="0"/>
          <w:divBdr>
            <w:top w:val="none" w:sz="0" w:space="0" w:color="auto"/>
            <w:left w:val="none" w:sz="0" w:space="0" w:color="auto"/>
            <w:bottom w:val="none" w:sz="0" w:space="0" w:color="auto"/>
            <w:right w:val="none" w:sz="0" w:space="0" w:color="auto"/>
          </w:divBdr>
        </w:div>
        <w:div w:id="829294712">
          <w:marLeft w:val="480"/>
          <w:marRight w:val="0"/>
          <w:marTop w:val="0"/>
          <w:marBottom w:val="0"/>
          <w:divBdr>
            <w:top w:val="none" w:sz="0" w:space="0" w:color="auto"/>
            <w:left w:val="none" w:sz="0" w:space="0" w:color="auto"/>
            <w:bottom w:val="none" w:sz="0" w:space="0" w:color="auto"/>
            <w:right w:val="none" w:sz="0" w:space="0" w:color="auto"/>
          </w:divBdr>
        </w:div>
        <w:div w:id="1895122363">
          <w:marLeft w:val="480"/>
          <w:marRight w:val="0"/>
          <w:marTop w:val="0"/>
          <w:marBottom w:val="0"/>
          <w:divBdr>
            <w:top w:val="none" w:sz="0" w:space="0" w:color="auto"/>
            <w:left w:val="none" w:sz="0" w:space="0" w:color="auto"/>
            <w:bottom w:val="none" w:sz="0" w:space="0" w:color="auto"/>
            <w:right w:val="none" w:sz="0" w:space="0" w:color="auto"/>
          </w:divBdr>
        </w:div>
        <w:div w:id="1051346901">
          <w:marLeft w:val="480"/>
          <w:marRight w:val="0"/>
          <w:marTop w:val="0"/>
          <w:marBottom w:val="0"/>
          <w:divBdr>
            <w:top w:val="none" w:sz="0" w:space="0" w:color="auto"/>
            <w:left w:val="none" w:sz="0" w:space="0" w:color="auto"/>
            <w:bottom w:val="none" w:sz="0" w:space="0" w:color="auto"/>
            <w:right w:val="none" w:sz="0" w:space="0" w:color="auto"/>
          </w:divBdr>
        </w:div>
      </w:divsChild>
    </w:div>
    <w:div w:id="1694844099">
      <w:bodyDiv w:val="1"/>
      <w:marLeft w:val="0"/>
      <w:marRight w:val="0"/>
      <w:marTop w:val="0"/>
      <w:marBottom w:val="0"/>
      <w:divBdr>
        <w:top w:val="none" w:sz="0" w:space="0" w:color="auto"/>
        <w:left w:val="none" w:sz="0" w:space="0" w:color="auto"/>
        <w:bottom w:val="none" w:sz="0" w:space="0" w:color="auto"/>
        <w:right w:val="none" w:sz="0" w:space="0" w:color="auto"/>
      </w:divBdr>
    </w:div>
    <w:div w:id="1695228755">
      <w:bodyDiv w:val="1"/>
      <w:marLeft w:val="0"/>
      <w:marRight w:val="0"/>
      <w:marTop w:val="0"/>
      <w:marBottom w:val="0"/>
      <w:divBdr>
        <w:top w:val="none" w:sz="0" w:space="0" w:color="auto"/>
        <w:left w:val="none" w:sz="0" w:space="0" w:color="auto"/>
        <w:bottom w:val="none" w:sz="0" w:space="0" w:color="auto"/>
        <w:right w:val="none" w:sz="0" w:space="0" w:color="auto"/>
      </w:divBdr>
    </w:div>
    <w:div w:id="1697076239">
      <w:bodyDiv w:val="1"/>
      <w:marLeft w:val="0"/>
      <w:marRight w:val="0"/>
      <w:marTop w:val="0"/>
      <w:marBottom w:val="0"/>
      <w:divBdr>
        <w:top w:val="none" w:sz="0" w:space="0" w:color="auto"/>
        <w:left w:val="none" w:sz="0" w:space="0" w:color="auto"/>
        <w:bottom w:val="none" w:sz="0" w:space="0" w:color="auto"/>
        <w:right w:val="none" w:sz="0" w:space="0" w:color="auto"/>
      </w:divBdr>
    </w:div>
    <w:div w:id="1700812912">
      <w:bodyDiv w:val="1"/>
      <w:marLeft w:val="0"/>
      <w:marRight w:val="0"/>
      <w:marTop w:val="0"/>
      <w:marBottom w:val="0"/>
      <w:divBdr>
        <w:top w:val="none" w:sz="0" w:space="0" w:color="auto"/>
        <w:left w:val="none" w:sz="0" w:space="0" w:color="auto"/>
        <w:bottom w:val="none" w:sz="0" w:space="0" w:color="auto"/>
        <w:right w:val="none" w:sz="0" w:space="0" w:color="auto"/>
      </w:divBdr>
    </w:div>
    <w:div w:id="1702247700">
      <w:bodyDiv w:val="1"/>
      <w:marLeft w:val="0"/>
      <w:marRight w:val="0"/>
      <w:marTop w:val="0"/>
      <w:marBottom w:val="0"/>
      <w:divBdr>
        <w:top w:val="none" w:sz="0" w:space="0" w:color="auto"/>
        <w:left w:val="none" w:sz="0" w:space="0" w:color="auto"/>
        <w:bottom w:val="none" w:sz="0" w:space="0" w:color="auto"/>
        <w:right w:val="none" w:sz="0" w:space="0" w:color="auto"/>
      </w:divBdr>
    </w:div>
    <w:div w:id="1703163320">
      <w:bodyDiv w:val="1"/>
      <w:marLeft w:val="0"/>
      <w:marRight w:val="0"/>
      <w:marTop w:val="0"/>
      <w:marBottom w:val="0"/>
      <w:divBdr>
        <w:top w:val="none" w:sz="0" w:space="0" w:color="auto"/>
        <w:left w:val="none" w:sz="0" w:space="0" w:color="auto"/>
        <w:bottom w:val="none" w:sz="0" w:space="0" w:color="auto"/>
        <w:right w:val="none" w:sz="0" w:space="0" w:color="auto"/>
      </w:divBdr>
    </w:div>
    <w:div w:id="1703283827">
      <w:bodyDiv w:val="1"/>
      <w:marLeft w:val="0"/>
      <w:marRight w:val="0"/>
      <w:marTop w:val="0"/>
      <w:marBottom w:val="0"/>
      <w:divBdr>
        <w:top w:val="none" w:sz="0" w:space="0" w:color="auto"/>
        <w:left w:val="none" w:sz="0" w:space="0" w:color="auto"/>
        <w:bottom w:val="none" w:sz="0" w:space="0" w:color="auto"/>
        <w:right w:val="none" w:sz="0" w:space="0" w:color="auto"/>
      </w:divBdr>
    </w:div>
    <w:div w:id="1703552160">
      <w:bodyDiv w:val="1"/>
      <w:marLeft w:val="0"/>
      <w:marRight w:val="0"/>
      <w:marTop w:val="0"/>
      <w:marBottom w:val="0"/>
      <w:divBdr>
        <w:top w:val="none" w:sz="0" w:space="0" w:color="auto"/>
        <w:left w:val="none" w:sz="0" w:space="0" w:color="auto"/>
        <w:bottom w:val="none" w:sz="0" w:space="0" w:color="auto"/>
        <w:right w:val="none" w:sz="0" w:space="0" w:color="auto"/>
      </w:divBdr>
    </w:div>
    <w:div w:id="1710758789">
      <w:bodyDiv w:val="1"/>
      <w:marLeft w:val="0"/>
      <w:marRight w:val="0"/>
      <w:marTop w:val="0"/>
      <w:marBottom w:val="0"/>
      <w:divBdr>
        <w:top w:val="none" w:sz="0" w:space="0" w:color="auto"/>
        <w:left w:val="none" w:sz="0" w:space="0" w:color="auto"/>
        <w:bottom w:val="none" w:sz="0" w:space="0" w:color="auto"/>
        <w:right w:val="none" w:sz="0" w:space="0" w:color="auto"/>
      </w:divBdr>
    </w:div>
    <w:div w:id="1711494451">
      <w:bodyDiv w:val="1"/>
      <w:marLeft w:val="0"/>
      <w:marRight w:val="0"/>
      <w:marTop w:val="0"/>
      <w:marBottom w:val="0"/>
      <w:divBdr>
        <w:top w:val="none" w:sz="0" w:space="0" w:color="auto"/>
        <w:left w:val="none" w:sz="0" w:space="0" w:color="auto"/>
        <w:bottom w:val="none" w:sz="0" w:space="0" w:color="auto"/>
        <w:right w:val="none" w:sz="0" w:space="0" w:color="auto"/>
      </w:divBdr>
    </w:div>
    <w:div w:id="1712995163">
      <w:bodyDiv w:val="1"/>
      <w:marLeft w:val="0"/>
      <w:marRight w:val="0"/>
      <w:marTop w:val="0"/>
      <w:marBottom w:val="0"/>
      <w:divBdr>
        <w:top w:val="none" w:sz="0" w:space="0" w:color="auto"/>
        <w:left w:val="none" w:sz="0" w:space="0" w:color="auto"/>
        <w:bottom w:val="none" w:sz="0" w:space="0" w:color="auto"/>
        <w:right w:val="none" w:sz="0" w:space="0" w:color="auto"/>
      </w:divBdr>
    </w:div>
    <w:div w:id="1715960139">
      <w:bodyDiv w:val="1"/>
      <w:marLeft w:val="0"/>
      <w:marRight w:val="0"/>
      <w:marTop w:val="0"/>
      <w:marBottom w:val="0"/>
      <w:divBdr>
        <w:top w:val="none" w:sz="0" w:space="0" w:color="auto"/>
        <w:left w:val="none" w:sz="0" w:space="0" w:color="auto"/>
        <w:bottom w:val="none" w:sz="0" w:space="0" w:color="auto"/>
        <w:right w:val="none" w:sz="0" w:space="0" w:color="auto"/>
      </w:divBdr>
    </w:div>
    <w:div w:id="1716350562">
      <w:bodyDiv w:val="1"/>
      <w:marLeft w:val="0"/>
      <w:marRight w:val="0"/>
      <w:marTop w:val="0"/>
      <w:marBottom w:val="0"/>
      <w:divBdr>
        <w:top w:val="none" w:sz="0" w:space="0" w:color="auto"/>
        <w:left w:val="none" w:sz="0" w:space="0" w:color="auto"/>
        <w:bottom w:val="none" w:sz="0" w:space="0" w:color="auto"/>
        <w:right w:val="none" w:sz="0" w:space="0" w:color="auto"/>
      </w:divBdr>
    </w:div>
    <w:div w:id="1717586289">
      <w:bodyDiv w:val="1"/>
      <w:marLeft w:val="0"/>
      <w:marRight w:val="0"/>
      <w:marTop w:val="0"/>
      <w:marBottom w:val="0"/>
      <w:divBdr>
        <w:top w:val="none" w:sz="0" w:space="0" w:color="auto"/>
        <w:left w:val="none" w:sz="0" w:space="0" w:color="auto"/>
        <w:bottom w:val="none" w:sz="0" w:space="0" w:color="auto"/>
        <w:right w:val="none" w:sz="0" w:space="0" w:color="auto"/>
      </w:divBdr>
    </w:div>
    <w:div w:id="1718048988">
      <w:bodyDiv w:val="1"/>
      <w:marLeft w:val="0"/>
      <w:marRight w:val="0"/>
      <w:marTop w:val="0"/>
      <w:marBottom w:val="0"/>
      <w:divBdr>
        <w:top w:val="none" w:sz="0" w:space="0" w:color="auto"/>
        <w:left w:val="none" w:sz="0" w:space="0" w:color="auto"/>
        <w:bottom w:val="none" w:sz="0" w:space="0" w:color="auto"/>
        <w:right w:val="none" w:sz="0" w:space="0" w:color="auto"/>
      </w:divBdr>
    </w:div>
    <w:div w:id="1718313118">
      <w:bodyDiv w:val="1"/>
      <w:marLeft w:val="0"/>
      <w:marRight w:val="0"/>
      <w:marTop w:val="0"/>
      <w:marBottom w:val="0"/>
      <w:divBdr>
        <w:top w:val="none" w:sz="0" w:space="0" w:color="auto"/>
        <w:left w:val="none" w:sz="0" w:space="0" w:color="auto"/>
        <w:bottom w:val="none" w:sz="0" w:space="0" w:color="auto"/>
        <w:right w:val="none" w:sz="0" w:space="0" w:color="auto"/>
      </w:divBdr>
    </w:div>
    <w:div w:id="1720130267">
      <w:bodyDiv w:val="1"/>
      <w:marLeft w:val="0"/>
      <w:marRight w:val="0"/>
      <w:marTop w:val="0"/>
      <w:marBottom w:val="0"/>
      <w:divBdr>
        <w:top w:val="none" w:sz="0" w:space="0" w:color="auto"/>
        <w:left w:val="none" w:sz="0" w:space="0" w:color="auto"/>
        <w:bottom w:val="none" w:sz="0" w:space="0" w:color="auto"/>
        <w:right w:val="none" w:sz="0" w:space="0" w:color="auto"/>
      </w:divBdr>
    </w:div>
    <w:div w:id="1721980998">
      <w:bodyDiv w:val="1"/>
      <w:marLeft w:val="0"/>
      <w:marRight w:val="0"/>
      <w:marTop w:val="0"/>
      <w:marBottom w:val="0"/>
      <w:divBdr>
        <w:top w:val="none" w:sz="0" w:space="0" w:color="auto"/>
        <w:left w:val="none" w:sz="0" w:space="0" w:color="auto"/>
        <w:bottom w:val="none" w:sz="0" w:space="0" w:color="auto"/>
        <w:right w:val="none" w:sz="0" w:space="0" w:color="auto"/>
      </w:divBdr>
    </w:div>
    <w:div w:id="1728141799">
      <w:bodyDiv w:val="1"/>
      <w:marLeft w:val="0"/>
      <w:marRight w:val="0"/>
      <w:marTop w:val="0"/>
      <w:marBottom w:val="0"/>
      <w:divBdr>
        <w:top w:val="none" w:sz="0" w:space="0" w:color="auto"/>
        <w:left w:val="none" w:sz="0" w:space="0" w:color="auto"/>
        <w:bottom w:val="none" w:sz="0" w:space="0" w:color="auto"/>
        <w:right w:val="none" w:sz="0" w:space="0" w:color="auto"/>
      </w:divBdr>
    </w:div>
    <w:div w:id="1729642991">
      <w:bodyDiv w:val="1"/>
      <w:marLeft w:val="0"/>
      <w:marRight w:val="0"/>
      <w:marTop w:val="0"/>
      <w:marBottom w:val="0"/>
      <w:divBdr>
        <w:top w:val="none" w:sz="0" w:space="0" w:color="auto"/>
        <w:left w:val="none" w:sz="0" w:space="0" w:color="auto"/>
        <w:bottom w:val="none" w:sz="0" w:space="0" w:color="auto"/>
        <w:right w:val="none" w:sz="0" w:space="0" w:color="auto"/>
      </w:divBdr>
    </w:div>
    <w:div w:id="1732456367">
      <w:bodyDiv w:val="1"/>
      <w:marLeft w:val="0"/>
      <w:marRight w:val="0"/>
      <w:marTop w:val="0"/>
      <w:marBottom w:val="0"/>
      <w:divBdr>
        <w:top w:val="none" w:sz="0" w:space="0" w:color="auto"/>
        <w:left w:val="none" w:sz="0" w:space="0" w:color="auto"/>
        <w:bottom w:val="none" w:sz="0" w:space="0" w:color="auto"/>
        <w:right w:val="none" w:sz="0" w:space="0" w:color="auto"/>
      </w:divBdr>
    </w:div>
    <w:div w:id="1735473198">
      <w:bodyDiv w:val="1"/>
      <w:marLeft w:val="0"/>
      <w:marRight w:val="0"/>
      <w:marTop w:val="0"/>
      <w:marBottom w:val="0"/>
      <w:divBdr>
        <w:top w:val="none" w:sz="0" w:space="0" w:color="auto"/>
        <w:left w:val="none" w:sz="0" w:space="0" w:color="auto"/>
        <w:bottom w:val="none" w:sz="0" w:space="0" w:color="auto"/>
        <w:right w:val="none" w:sz="0" w:space="0" w:color="auto"/>
      </w:divBdr>
    </w:div>
    <w:div w:id="1736125939">
      <w:bodyDiv w:val="1"/>
      <w:marLeft w:val="0"/>
      <w:marRight w:val="0"/>
      <w:marTop w:val="0"/>
      <w:marBottom w:val="0"/>
      <w:divBdr>
        <w:top w:val="none" w:sz="0" w:space="0" w:color="auto"/>
        <w:left w:val="none" w:sz="0" w:space="0" w:color="auto"/>
        <w:bottom w:val="none" w:sz="0" w:space="0" w:color="auto"/>
        <w:right w:val="none" w:sz="0" w:space="0" w:color="auto"/>
      </w:divBdr>
    </w:div>
    <w:div w:id="1736195314">
      <w:bodyDiv w:val="1"/>
      <w:marLeft w:val="0"/>
      <w:marRight w:val="0"/>
      <w:marTop w:val="0"/>
      <w:marBottom w:val="0"/>
      <w:divBdr>
        <w:top w:val="none" w:sz="0" w:space="0" w:color="auto"/>
        <w:left w:val="none" w:sz="0" w:space="0" w:color="auto"/>
        <w:bottom w:val="none" w:sz="0" w:space="0" w:color="auto"/>
        <w:right w:val="none" w:sz="0" w:space="0" w:color="auto"/>
      </w:divBdr>
    </w:div>
    <w:div w:id="1737127928">
      <w:bodyDiv w:val="1"/>
      <w:marLeft w:val="0"/>
      <w:marRight w:val="0"/>
      <w:marTop w:val="0"/>
      <w:marBottom w:val="0"/>
      <w:divBdr>
        <w:top w:val="none" w:sz="0" w:space="0" w:color="auto"/>
        <w:left w:val="none" w:sz="0" w:space="0" w:color="auto"/>
        <w:bottom w:val="none" w:sz="0" w:space="0" w:color="auto"/>
        <w:right w:val="none" w:sz="0" w:space="0" w:color="auto"/>
      </w:divBdr>
    </w:div>
    <w:div w:id="1738552222">
      <w:bodyDiv w:val="1"/>
      <w:marLeft w:val="0"/>
      <w:marRight w:val="0"/>
      <w:marTop w:val="0"/>
      <w:marBottom w:val="0"/>
      <w:divBdr>
        <w:top w:val="none" w:sz="0" w:space="0" w:color="auto"/>
        <w:left w:val="none" w:sz="0" w:space="0" w:color="auto"/>
        <w:bottom w:val="none" w:sz="0" w:space="0" w:color="auto"/>
        <w:right w:val="none" w:sz="0" w:space="0" w:color="auto"/>
      </w:divBdr>
    </w:div>
    <w:div w:id="1739135339">
      <w:bodyDiv w:val="1"/>
      <w:marLeft w:val="0"/>
      <w:marRight w:val="0"/>
      <w:marTop w:val="0"/>
      <w:marBottom w:val="0"/>
      <w:divBdr>
        <w:top w:val="none" w:sz="0" w:space="0" w:color="auto"/>
        <w:left w:val="none" w:sz="0" w:space="0" w:color="auto"/>
        <w:bottom w:val="none" w:sz="0" w:space="0" w:color="auto"/>
        <w:right w:val="none" w:sz="0" w:space="0" w:color="auto"/>
      </w:divBdr>
    </w:div>
    <w:div w:id="1741446281">
      <w:bodyDiv w:val="1"/>
      <w:marLeft w:val="0"/>
      <w:marRight w:val="0"/>
      <w:marTop w:val="0"/>
      <w:marBottom w:val="0"/>
      <w:divBdr>
        <w:top w:val="none" w:sz="0" w:space="0" w:color="auto"/>
        <w:left w:val="none" w:sz="0" w:space="0" w:color="auto"/>
        <w:bottom w:val="none" w:sz="0" w:space="0" w:color="auto"/>
        <w:right w:val="none" w:sz="0" w:space="0" w:color="auto"/>
      </w:divBdr>
    </w:div>
    <w:div w:id="1743259440">
      <w:bodyDiv w:val="1"/>
      <w:marLeft w:val="0"/>
      <w:marRight w:val="0"/>
      <w:marTop w:val="0"/>
      <w:marBottom w:val="0"/>
      <w:divBdr>
        <w:top w:val="none" w:sz="0" w:space="0" w:color="auto"/>
        <w:left w:val="none" w:sz="0" w:space="0" w:color="auto"/>
        <w:bottom w:val="none" w:sz="0" w:space="0" w:color="auto"/>
        <w:right w:val="none" w:sz="0" w:space="0" w:color="auto"/>
      </w:divBdr>
    </w:div>
    <w:div w:id="1750422455">
      <w:bodyDiv w:val="1"/>
      <w:marLeft w:val="0"/>
      <w:marRight w:val="0"/>
      <w:marTop w:val="0"/>
      <w:marBottom w:val="0"/>
      <w:divBdr>
        <w:top w:val="none" w:sz="0" w:space="0" w:color="auto"/>
        <w:left w:val="none" w:sz="0" w:space="0" w:color="auto"/>
        <w:bottom w:val="none" w:sz="0" w:space="0" w:color="auto"/>
        <w:right w:val="none" w:sz="0" w:space="0" w:color="auto"/>
      </w:divBdr>
    </w:div>
    <w:div w:id="1750812810">
      <w:bodyDiv w:val="1"/>
      <w:marLeft w:val="0"/>
      <w:marRight w:val="0"/>
      <w:marTop w:val="0"/>
      <w:marBottom w:val="0"/>
      <w:divBdr>
        <w:top w:val="none" w:sz="0" w:space="0" w:color="auto"/>
        <w:left w:val="none" w:sz="0" w:space="0" w:color="auto"/>
        <w:bottom w:val="none" w:sz="0" w:space="0" w:color="auto"/>
        <w:right w:val="none" w:sz="0" w:space="0" w:color="auto"/>
      </w:divBdr>
    </w:div>
    <w:div w:id="1753815485">
      <w:bodyDiv w:val="1"/>
      <w:marLeft w:val="0"/>
      <w:marRight w:val="0"/>
      <w:marTop w:val="0"/>
      <w:marBottom w:val="0"/>
      <w:divBdr>
        <w:top w:val="none" w:sz="0" w:space="0" w:color="auto"/>
        <w:left w:val="none" w:sz="0" w:space="0" w:color="auto"/>
        <w:bottom w:val="none" w:sz="0" w:space="0" w:color="auto"/>
        <w:right w:val="none" w:sz="0" w:space="0" w:color="auto"/>
      </w:divBdr>
      <w:divsChild>
        <w:div w:id="698706169">
          <w:marLeft w:val="480"/>
          <w:marRight w:val="0"/>
          <w:marTop w:val="0"/>
          <w:marBottom w:val="0"/>
          <w:divBdr>
            <w:top w:val="none" w:sz="0" w:space="0" w:color="auto"/>
            <w:left w:val="none" w:sz="0" w:space="0" w:color="auto"/>
            <w:bottom w:val="none" w:sz="0" w:space="0" w:color="auto"/>
            <w:right w:val="none" w:sz="0" w:space="0" w:color="auto"/>
          </w:divBdr>
        </w:div>
        <w:div w:id="1355618365">
          <w:marLeft w:val="480"/>
          <w:marRight w:val="0"/>
          <w:marTop w:val="0"/>
          <w:marBottom w:val="0"/>
          <w:divBdr>
            <w:top w:val="none" w:sz="0" w:space="0" w:color="auto"/>
            <w:left w:val="none" w:sz="0" w:space="0" w:color="auto"/>
            <w:bottom w:val="none" w:sz="0" w:space="0" w:color="auto"/>
            <w:right w:val="none" w:sz="0" w:space="0" w:color="auto"/>
          </w:divBdr>
        </w:div>
        <w:div w:id="1840610900">
          <w:marLeft w:val="480"/>
          <w:marRight w:val="0"/>
          <w:marTop w:val="0"/>
          <w:marBottom w:val="0"/>
          <w:divBdr>
            <w:top w:val="none" w:sz="0" w:space="0" w:color="auto"/>
            <w:left w:val="none" w:sz="0" w:space="0" w:color="auto"/>
            <w:bottom w:val="none" w:sz="0" w:space="0" w:color="auto"/>
            <w:right w:val="none" w:sz="0" w:space="0" w:color="auto"/>
          </w:divBdr>
        </w:div>
        <w:div w:id="210074827">
          <w:marLeft w:val="480"/>
          <w:marRight w:val="0"/>
          <w:marTop w:val="0"/>
          <w:marBottom w:val="0"/>
          <w:divBdr>
            <w:top w:val="none" w:sz="0" w:space="0" w:color="auto"/>
            <w:left w:val="none" w:sz="0" w:space="0" w:color="auto"/>
            <w:bottom w:val="none" w:sz="0" w:space="0" w:color="auto"/>
            <w:right w:val="none" w:sz="0" w:space="0" w:color="auto"/>
          </w:divBdr>
        </w:div>
        <w:div w:id="521478418">
          <w:marLeft w:val="480"/>
          <w:marRight w:val="0"/>
          <w:marTop w:val="0"/>
          <w:marBottom w:val="0"/>
          <w:divBdr>
            <w:top w:val="none" w:sz="0" w:space="0" w:color="auto"/>
            <w:left w:val="none" w:sz="0" w:space="0" w:color="auto"/>
            <w:bottom w:val="none" w:sz="0" w:space="0" w:color="auto"/>
            <w:right w:val="none" w:sz="0" w:space="0" w:color="auto"/>
          </w:divBdr>
        </w:div>
        <w:div w:id="1354916310">
          <w:marLeft w:val="480"/>
          <w:marRight w:val="0"/>
          <w:marTop w:val="0"/>
          <w:marBottom w:val="0"/>
          <w:divBdr>
            <w:top w:val="none" w:sz="0" w:space="0" w:color="auto"/>
            <w:left w:val="none" w:sz="0" w:space="0" w:color="auto"/>
            <w:bottom w:val="none" w:sz="0" w:space="0" w:color="auto"/>
            <w:right w:val="none" w:sz="0" w:space="0" w:color="auto"/>
          </w:divBdr>
        </w:div>
        <w:div w:id="1940680004">
          <w:marLeft w:val="480"/>
          <w:marRight w:val="0"/>
          <w:marTop w:val="0"/>
          <w:marBottom w:val="0"/>
          <w:divBdr>
            <w:top w:val="none" w:sz="0" w:space="0" w:color="auto"/>
            <w:left w:val="none" w:sz="0" w:space="0" w:color="auto"/>
            <w:bottom w:val="none" w:sz="0" w:space="0" w:color="auto"/>
            <w:right w:val="none" w:sz="0" w:space="0" w:color="auto"/>
          </w:divBdr>
        </w:div>
        <w:div w:id="92095574">
          <w:marLeft w:val="480"/>
          <w:marRight w:val="0"/>
          <w:marTop w:val="0"/>
          <w:marBottom w:val="0"/>
          <w:divBdr>
            <w:top w:val="none" w:sz="0" w:space="0" w:color="auto"/>
            <w:left w:val="none" w:sz="0" w:space="0" w:color="auto"/>
            <w:bottom w:val="none" w:sz="0" w:space="0" w:color="auto"/>
            <w:right w:val="none" w:sz="0" w:space="0" w:color="auto"/>
          </w:divBdr>
        </w:div>
        <w:div w:id="1148321998">
          <w:marLeft w:val="480"/>
          <w:marRight w:val="0"/>
          <w:marTop w:val="0"/>
          <w:marBottom w:val="0"/>
          <w:divBdr>
            <w:top w:val="none" w:sz="0" w:space="0" w:color="auto"/>
            <w:left w:val="none" w:sz="0" w:space="0" w:color="auto"/>
            <w:bottom w:val="none" w:sz="0" w:space="0" w:color="auto"/>
            <w:right w:val="none" w:sz="0" w:space="0" w:color="auto"/>
          </w:divBdr>
        </w:div>
        <w:div w:id="1892108922">
          <w:marLeft w:val="480"/>
          <w:marRight w:val="0"/>
          <w:marTop w:val="0"/>
          <w:marBottom w:val="0"/>
          <w:divBdr>
            <w:top w:val="none" w:sz="0" w:space="0" w:color="auto"/>
            <w:left w:val="none" w:sz="0" w:space="0" w:color="auto"/>
            <w:bottom w:val="none" w:sz="0" w:space="0" w:color="auto"/>
            <w:right w:val="none" w:sz="0" w:space="0" w:color="auto"/>
          </w:divBdr>
        </w:div>
        <w:div w:id="1471636246">
          <w:marLeft w:val="480"/>
          <w:marRight w:val="0"/>
          <w:marTop w:val="0"/>
          <w:marBottom w:val="0"/>
          <w:divBdr>
            <w:top w:val="none" w:sz="0" w:space="0" w:color="auto"/>
            <w:left w:val="none" w:sz="0" w:space="0" w:color="auto"/>
            <w:bottom w:val="none" w:sz="0" w:space="0" w:color="auto"/>
            <w:right w:val="none" w:sz="0" w:space="0" w:color="auto"/>
          </w:divBdr>
        </w:div>
        <w:div w:id="2018191910">
          <w:marLeft w:val="480"/>
          <w:marRight w:val="0"/>
          <w:marTop w:val="0"/>
          <w:marBottom w:val="0"/>
          <w:divBdr>
            <w:top w:val="none" w:sz="0" w:space="0" w:color="auto"/>
            <w:left w:val="none" w:sz="0" w:space="0" w:color="auto"/>
            <w:bottom w:val="none" w:sz="0" w:space="0" w:color="auto"/>
            <w:right w:val="none" w:sz="0" w:space="0" w:color="auto"/>
          </w:divBdr>
        </w:div>
        <w:div w:id="456144402">
          <w:marLeft w:val="480"/>
          <w:marRight w:val="0"/>
          <w:marTop w:val="0"/>
          <w:marBottom w:val="0"/>
          <w:divBdr>
            <w:top w:val="none" w:sz="0" w:space="0" w:color="auto"/>
            <w:left w:val="none" w:sz="0" w:space="0" w:color="auto"/>
            <w:bottom w:val="none" w:sz="0" w:space="0" w:color="auto"/>
            <w:right w:val="none" w:sz="0" w:space="0" w:color="auto"/>
          </w:divBdr>
        </w:div>
        <w:div w:id="1772626895">
          <w:marLeft w:val="480"/>
          <w:marRight w:val="0"/>
          <w:marTop w:val="0"/>
          <w:marBottom w:val="0"/>
          <w:divBdr>
            <w:top w:val="none" w:sz="0" w:space="0" w:color="auto"/>
            <w:left w:val="none" w:sz="0" w:space="0" w:color="auto"/>
            <w:bottom w:val="none" w:sz="0" w:space="0" w:color="auto"/>
            <w:right w:val="none" w:sz="0" w:space="0" w:color="auto"/>
          </w:divBdr>
        </w:div>
        <w:div w:id="1314749294">
          <w:marLeft w:val="480"/>
          <w:marRight w:val="0"/>
          <w:marTop w:val="0"/>
          <w:marBottom w:val="0"/>
          <w:divBdr>
            <w:top w:val="none" w:sz="0" w:space="0" w:color="auto"/>
            <w:left w:val="none" w:sz="0" w:space="0" w:color="auto"/>
            <w:bottom w:val="none" w:sz="0" w:space="0" w:color="auto"/>
            <w:right w:val="none" w:sz="0" w:space="0" w:color="auto"/>
          </w:divBdr>
        </w:div>
        <w:div w:id="1210452622">
          <w:marLeft w:val="480"/>
          <w:marRight w:val="0"/>
          <w:marTop w:val="0"/>
          <w:marBottom w:val="0"/>
          <w:divBdr>
            <w:top w:val="none" w:sz="0" w:space="0" w:color="auto"/>
            <w:left w:val="none" w:sz="0" w:space="0" w:color="auto"/>
            <w:bottom w:val="none" w:sz="0" w:space="0" w:color="auto"/>
            <w:right w:val="none" w:sz="0" w:space="0" w:color="auto"/>
          </w:divBdr>
        </w:div>
      </w:divsChild>
    </w:div>
    <w:div w:id="1755736349">
      <w:bodyDiv w:val="1"/>
      <w:marLeft w:val="0"/>
      <w:marRight w:val="0"/>
      <w:marTop w:val="0"/>
      <w:marBottom w:val="0"/>
      <w:divBdr>
        <w:top w:val="none" w:sz="0" w:space="0" w:color="auto"/>
        <w:left w:val="none" w:sz="0" w:space="0" w:color="auto"/>
        <w:bottom w:val="none" w:sz="0" w:space="0" w:color="auto"/>
        <w:right w:val="none" w:sz="0" w:space="0" w:color="auto"/>
      </w:divBdr>
    </w:div>
    <w:div w:id="1760833937">
      <w:bodyDiv w:val="1"/>
      <w:marLeft w:val="0"/>
      <w:marRight w:val="0"/>
      <w:marTop w:val="0"/>
      <w:marBottom w:val="0"/>
      <w:divBdr>
        <w:top w:val="none" w:sz="0" w:space="0" w:color="auto"/>
        <w:left w:val="none" w:sz="0" w:space="0" w:color="auto"/>
        <w:bottom w:val="none" w:sz="0" w:space="0" w:color="auto"/>
        <w:right w:val="none" w:sz="0" w:space="0" w:color="auto"/>
      </w:divBdr>
    </w:div>
    <w:div w:id="1761562744">
      <w:bodyDiv w:val="1"/>
      <w:marLeft w:val="0"/>
      <w:marRight w:val="0"/>
      <w:marTop w:val="0"/>
      <w:marBottom w:val="0"/>
      <w:divBdr>
        <w:top w:val="none" w:sz="0" w:space="0" w:color="auto"/>
        <w:left w:val="none" w:sz="0" w:space="0" w:color="auto"/>
        <w:bottom w:val="none" w:sz="0" w:space="0" w:color="auto"/>
        <w:right w:val="none" w:sz="0" w:space="0" w:color="auto"/>
      </w:divBdr>
    </w:div>
    <w:div w:id="1764765470">
      <w:bodyDiv w:val="1"/>
      <w:marLeft w:val="0"/>
      <w:marRight w:val="0"/>
      <w:marTop w:val="0"/>
      <w:marBottom w:val="0"/>
      <w:divBdr>
        <w:top w:val="none" w:sz="0" w:space="0" w:color="auto"/>
        <w:left w:val="none" w:sz="0" w:space="0" w:color="auto"/>
        <w:bottom w:val="none" w:sz="0" w:space="0" w:color="auto"/>
        <w:right w:val="none" w:sz="0" w:space="0" w:color="auto"/>
      </w:divBdr>
    </w:div>
    <w:div w:id="1765374215">
      <w:bodyDiv w:val="1"/>
      <w:marLeft w:val="0"/>
      <w:marRight w:val="0"/>
      <w:marTop w:val="0"/>
      <w:marBottom w:val="0"/>
      <w:divBdr>
        <w:top w:val="none" w:sz="0" w:space="0" w:color="auto"/>
        <w:left w:val="none" w:sz="0" w:space="0" w:color="auto"/>
        <w:bottom w:val="none" w:sz="0" w:space="0" w:color="auto"/>
        <w:right w:val="none" w:sz="0" w:space="0" w:color="auto"/>
      </w:divBdr>
    </w:div>
    <w:div w:id="1769815481">
      <w:bodyDiv w:val="1"/>
      <w:marLeft w:val="0"/>
      <w:marRight w:val="0"/>
      <w:marTop w:val="0"/>
      <w:marBottom w:val="0"/>
      <w:divBdr>
        <w:top w:val="none" w:sz="0" w:space="0" w:color="auto"/>
        <w:left w:val="none" w:sz="0" w:space="0" w:color="auto"/>
        <w:bottom w:val="none" w:sz="0" w:space="0" w:color="auto"/>
        <w:right w:val="none" w:sz="0" w:space="0" w:color="auto"/>
      </w:divBdr>
    </w:div>
    <w:div w:id="1771974920">
      <w:bodyDiv w:val="1"/>
      <w:marLeft w:val="0"/>
      <w:marRight w:val="0"/>
      <w:marTop w:val="0"/>
      <w:marBottom w:val="0"/>
      <w:divBdr>
        <w:top w:val="none" w:sz="0" w:space="0" w:color="auto"/>
        <w:left w:val="none" w:sz="0" w:space="0" w:color="auto"/>
        <w:bottom w:val="none" w:sz="0" w:space="0" w:color="auto"/>
        <w:right w:val="none" w:sz="0" w:space="0" w:color="auto"/>
      </w:divBdr>
    </w:div>
    <w:div w:id="1775320076">
      <w:bodyDiv w:val="1"/>
      <w:marLeft w:val="0"/>
      <w:marRight w:val="0"/>
      <w:marTop w:val="0"/>
      <w:marBottom w:val="0"/>
      <w:divBdr>
        <w:top w:val="none" w:sz="0" w:space="0" w:color="auto"/>
        <w:left w:val="none" w:sz="0" w:space="0" w:color="auto"/>
        <w:bottom w:val="none" w:sz="0" w:space="0" w:color="auto"/>
        <w:right w:val="none" w:sz="0" w:space="0" w:color="auto"/>
      </w:divBdr>
    </w:div>
    <w:div w:id="1776289335">
      <w:bodyDiv w:val="1"/>
      <w:marLeft w:val="0"/>
      <w:marRight w:val="0"/>
      <w:marTop w:val="0"/>
      <w:marBottom w:val="0"/>
      <w:divBdr>
        <w:top w:val="none" w:sz="0" w:space="0" w:color="auto"/>
        <w:left w:val="none" w:sz="0" w:space="0" w:color="auto"/>
        <w:bottom w:val="none" w:sz="0" w:space="0" w:color="auto"/>
        <w:right w:val="none" w:sz="0" w:space="0" w:color="auto"/>
      </w:divBdr>
    </w:div>
    <w:div w:id="1777629717">
      <w:bodyDiv w:val="1"/>
      <w:marLeft w:val="0"/>
      <w:marRight w:val="0"/>
      <w:marTop w:val="0"/>
      <w:marBottom w:val="0"/>
      <w:divBdr>
        <w:top w:val="none" w:sz="0" w:space="0" w:color="auto"/>
        <w:left w:val="none" w:sz="0" w:space="0" w:color="auto"/>
        <w:bottom w:val="none" w:sz="0" w:space="0" w:color="auto"/>
        <w:right w:val="none" w:sz="0" w:space="0" w:color="auto"/>
      </w:divBdr>
    </w:div>
    <w:div w:id="1781341026">
      <w:bodyDiv w:val="1"/>
      <w:marLeft w:val="0"/>
      <w:marRight w:val="0"/>
      <w:marTop w:val="0"/>
      <w:marBottom w:val="0"/>
      <w:divBdr>
        <w:top w:val="none" w:sz="0" w:space="0" w:color="auto"/>
        <w:left w:val="none" w:sz="0" w:space="0" w:color="auto"/>
        <w:bottom w:val="none" w:sz="0" w:space="0" w:color="auto"/>
        <w:right w:val="none" w:sz="0" w:space="0" w:color="auto"/>
      </w:divBdr>
    </w:div>
    <w:div w:id="1782072124">
      <w:bodyDiv w:val="1"/>
      <w:marLeft w:val="0"/>
      <w:marRight w:val="0"/>
      <w:marTop w:val="0"/>
      <w:marBottom w:val="0"/>
      <w:divBdr>
        <w:top w:val="none" w:sz="0" w:space="0" w:color="auto"/>
        <w:left w:val="none" w:sz="0" w:space="0" w:color="auto"/>
        <w:bottom w:val="none" w:sz="0" w:space="0" w:color="auto"/>
        <w:right w:val="none" w:sz="0" w:space="0" w:color="auto"/>
      </w:divBdr>
    </w:div>
    <w:div w:id="1782527700">
      <w:bodyDiv w:val="1"/>
      <w:marLeft w:val="0"/>
      <w:marRight w:val="0"/>
      <w:marTop w:val="0"/>
      <w:marBottom w:val="0"/>
      <w:divBdr>
        <w:top w:val="none" w:sz="0" w:space="0" w:color="auto"/>
        <w:left w:val="none" w:sz="0" w:space="0" w:color="auto"/>
        <w:bottom w:val="none" w:sz="0" w:space="0" w:color="auto"/>
        <w:right w:val="none" w:sz="0" w:space="0" w:color="auto"/>
      </w:divBdr>
    </w:div>
    <w:div w:id="1787844179">
      <w:bodyDiv w:val="1"/>
      <w:marLeft w:val="0"/>
      <w:marRight w:val="0"/>
      <w:marTop w:val="0"/>
      <w:marBottom w:val="0"/>
      <w:divBdr>
        <w:top w:val="none" w:sz="0" w:space="0" w:color="auto"/>
        <w:left w:val="none" w:sz="0" w:space="0" w:color="auto"/>
        <w:bottom w:val="none" w:sz="0" w:space="0" w:color="auto"/>
        <w:right w:val="none" w:sz="0" w:space="0" w:color="auto"/>
      </w:divBdr>
    </w:div>
    <w:div w:id="1788623970">
      <w:bodyDiv w:val="1"/>
      <w:marLeft w:val="0"/>
      <w:marRight w:val="0"/>
      <w:marTop w:val="0"/>
      <w:marBottom w:val="0"/>
      <w:divBdr>
        <w:top w:val="none" w:sz="0" w:space="0" w:color="auto"/>
        <w:left w:val="none" w:sz="0" w:space="0" w:color="auto"/>
        <w:bottom w:val="none" w:sz="0" w:space="0" w:color="auto"/>
        <w:right w:val="none" w:sz="0" w:space="0" w:color="auto"/>
      </w:divBdr>
    </w:div>
    <w:div w:id="1789468475">
      <w:bodyDiv w:val="1"/>
      <w:marLeft w:val="0"/>
      <w:marRight w:val="0"/>
      <w:marTop w:val="0"/>
      <w:marBottom w:val="0"/>
      <w:divBdr>
        <w:top w:val="none" w:sz="0" w:space="0" w:color="auto"/>
        <w:left w:val="none" w:sz="0" w:space="0" w:color="auto"/>
        <w:bottom w:val="none" w:sz="0" w:space="0" w:color="auto"/>
        <w:right w:val="none" w:sz="0" w:space="0" w:color="auto"/>
      </w:divBdr>
    </w:div>
    <w:div w:id="1791389504">
      <w:bodyDiv w:val="1"/>
      <w:marLeft w:val="0"/>
      <w:marRight w:val="0"/>
      <w:marTop w:val="0"/>
      <w:marBottom w:val="0"/>
      <w:divBdr>
        <w:top w:val="none" w:sz="0" w:space="0" w:color="auto"/>
        <w:left w:val="none" w:sz="0" w:space="0" w:color="auto"/>
        <w:bottom w:val="none" w:sz="0" w:space="0" w:color="auto"/>
        <w:right w:val="none" w:sz="0" w:space="0" w:color="auto"/>
      </w:divBdr>
    </w:div>
    <w:div w:id="1791778783">
      <w:bodyDiv w:val="1"/>
      <w:marLeft w:val="0"/>
      <w:marRight w:val="0"/>
      <w:marTop w:val="0"/>
      <w:marBottom w:val="0"/>
      <w:divBdr>
        <w:top w:val="none" w:sz="0" w:space="0" w:color="auto"/>
        <w:left w:val="none" w:sz="0" w:space="0" w:color="auto"/>
        <w:bottom w:val="none" w:sz="0" w:space="0" w:color="auto"/>
        <w:right w:val="none" w:sz="0" w:space="0" w:color="auto"/>
      </w:divBdr>
    </w:div>
    <w:div w:id="1792748984">
      <w:bodyDiv w:val="1"/>
      <w:marLeft w:val="0"/>
      <w:marRight w:val="0"/>
      <w:marTop w:val="0"/>
      <w:marBottom w:val="0"/>
      <w:divBdr>
        <w:top w:val="none" w:sz="0" w:space="0" w:color="auto"/>
        <w:left w:val="none" w:sz="0" w:space="0" w:color="auto"/>
        <w:bottom w:val="none" w:sz="0" w:space="0" w:color="auto"/>
        <w:right w:val="none" w:sz="0" w:space="0" w:color="auto"/>
      </w:divBdr>
    </w:div>
    <w:div w:id="1805736340">
      <w:bodyDiv w:val="1"/>
      <w:marLeft w:val="0"/>
      <w:marRight w:val="0"/>
      <w:marTop w:val="0"/>
      <w:marBottom w:val="0"/>
      <w:divBdr>
        <w:top w:val="none" w:sz="0" w:space="0" w:color="auto"/>
        <w:left w:val="none" w:sz="0" w:space="0" w:color="auto"/>
        <w:bottom w:val="none" w:sz="0" w:space="0" w:color="auto"/>
        <w:right w:val="none" w:sz="0" w:space="0" w:color="auto"/>
      </w:divBdr>
    </w:div>
    <w:div w:id="1805807902">
      <w:bodyDiv w:val="1"/>
      <w:marLeft w:val="0"/>
      <w:marRight w:val="0"/>
      <w:marTop w:val="0"/>
      <w:marBottom w:val="0"/>
      <w:divBdr>
        <w:top w:val="none" w:sz="0" w:space="0" w:color="auto"/>
        <w:left w:val="none" w:sz="0" w:space="0" w:color="auto"/>
        <w:bottom w:val="none" w:sz="0" w:space="0" w:color="auto"/>
        <w:right w:val="none" w:sz="0" w:space="0" w:color="auto"/>
      </w:divBdr>
    </w:div>
    <w:div w:id="1806696514">
      <w:bodyDiv w:val="1"/>
      <w:marLeft w:val="0"/>
      <w:marRight w:val="0"/>
      <w:marTop w:val="0"/>
      <w:marBottom w:val="0"/>
      <w:divBdr>
        <w:top w:val="none" w:sz="0" w:space="0" w:color="auto"/>
        <w:left w:val="none" w:sz="0" w:space="0" w:color="auto"/>
        <w:bottom w:val="none" w:sz="0" w:space="0" w:color="auto"/>
        <w:right w:val="none" w:sz="0" w:space="0" w:color="auto"/>
      </w:divBdr>
      <w:divsChild>
        <w:div w:id="2145613920">
          <w:marLeft w:val="480"/>
          <w:marRight w:val="0"/>
          <w:marTop w:val="0"/>
          <w:marBottom w:val="0"/>
          <w:divBdr>
            <w:top w:val="none" w:sz="0" w:space="0" w:color="auto"/>
            <w:left w:val="none" w:sz="0" w:space="0" w:color="auto"/>
            <w:bottom w:val="none" w:sz="0" w:space="0" w:color="auto"/>
            <w:right w:val="none" w:sz="0" w:space="0" w:color="auto"/>
          </w:divBdr>
        </w:div>
        <w:div w:id="571886661">
          <w:marLeft w:val="480"/>
          <w:marRight w:val="0"/>
          <w:marTop w:val="0"/>
          <w:marBottom w:val="0"/>
          <w:divBdr>
            <w:top w:val="none" w:sz="0" w:space="0" w:color="auto"/>
            <w:left w:val="none" w:sz="0" w:space="0" w:color="auto"/>
            <w:bottom w:val="none" w:sz="0" w:space="0" w:color="auto"/>
            <w:right w:val="none" w:sz="0" w:space="0" w:color="auto"/>
          </w:divBdr>
        </w:div>
        <w:div w:id="130443889">
          <w:marLeft w:val="480"/>
          <w:marRight w:val="0"/>
          <w:marTop w:val="0"/>
          <w:marBottom w:val="0"/>
          <w:divBdr>
            <w:top w:val="none" w:sz="0" w:space="0" w:color="auto"/>
            <w:left w:val="none" w:sz="0" w:space="0" w:color="auto"/>
            <w:bottom w:val="none" w:sz="0" w:space="0" w:color="auto"/>
            <w:right w:val="none" w:sz="0" w:space="0" w:color="auto"/>
          </w:divBdr>
        </w:div>
        <w:div w:id="462815407">
          <w:marLeft w:val="480"/>
          <w:marRight w:val="0"/>
          <w:marTop w:val="0"/>
          <w:marBottom w:val="0"/>
          <w:divBdr>
            <w:top w:val="none" w:sz="0" w:space="0" w:color="auto"/>
            <w:left w:val="none" w:sz="0" w:space="0" w:color="auto"/>
            <w:bottom w:val="none" w:sz="0" w:space="0" w:color="auto"/>
            <w:right w:val="none" w:sz="0" w:space="0" w:color="auto"/>
          </w:divBdr>
        </w:div>
        <w:div w:id="857545033">
          <w:marLeft w:val="480"/>
          <w:marRight w:val="0"/>
          <w:marTop w:val="0"/>
          <w:marBottom w:val="0"/>
          <w:divBdr>
            <w:top w:val="none" w:sz="0" w:space="0" w:color="auto"/>
            <w:left w:val="none" w:sz="0" w:space="0" w:color="auto"/>
            <w:bottom w:val="none" w:sz="0" w:space="0" w:color="auto"/>
            <w:right w:val="none" w:sz="0" w:space="0" w:color="auto"/>
          </w:divBdr>
        </w:div>
        <w:div w:id="495267107">
          <w:marLeft w:val="480"/>
          <w:marRight w:val="0"/>
          <w:marTop w:val="0"/>
          <w:marBottom w:val="0"/>
          <w:divBdr>
            <w:top w:val="none" w:sz="0" w:space="0" w:color="auto"/>
            <w:left w:val="none" w:sz="0" w:space="0" w:color="auto"/>
            <w:bottom w:val="none" w:sz="0" w:space="0" w:color="auto"/>
            <w:right w:val="none" w:sz="0" w:space="0" w:color="auto"/>
          </w:divBdr>
        </w:div>
        <w:div w:id="754089746">
          <w:marLeft w:val="480"/>
          <w:marRight w:val="0"/>
          <w:marTop w:val="0"/>
          <w:marBottom w:val="0"/>
          <w:divBdr>
            <w:top w:val="none" w:sz="0" w:space="0" w:color="auto"/>
            <w:left w:val="none" w:sz="0" w:space="0" w:color="auto"/>
            <w:bottom w:val="none" w:sz="0" w:space="0" w:color="auto"/>
            <w:right w:val="none" w:sz="0" w:space="0" w:color="auto"/>
          </w:divBdr>
        </w:div>
        <w:div w:id="4670076">
          <w:marLeft w:val="480"/>
          <w:marRight w:val="0"/>
          <w:marTop w:val="0"/>
          <w:marBottom w:val="0"/>
          <w:divBdr>
            <w:top w:val="none" w:sz="0" w:space="0" w:color="auto"/>
            <w:left w:val="none" w:sz="0" w:space="0" w:color="auto"/>
            <w:bottom w:val="none" w:sz="0" w:space="0" w:color="auto"/>
            <w:right w:val="none" w:sz="0" w:space="0" w:color="auto"/>
          </w:divBdr>
        </w:div>
        <w:div w:id="570847792">
          <w:marLeft w:val="480"/>
          <w:marRight w:val="0"/>
          <w:marTop w:val="0"/>
          <w:marBottom w:val="0"/>
          <w:divBdr>
            <w:top w:val="none" w:sz="0" w:space="0" w:color="auto"/>
            <w:left w:val="none" w:sz="0" w:space="0" w:color="auto"/>
            <w:bottom w:val="none" w:sz="0" w:space="0" w:color="auto"/>
            <w:right w:val="none" w:sz="0" w:space="0" w:color="auto"/>
          </w:divBdr>
        </w:div>
        <w:div w:id="1006515410">
          <w:marLeft w:val="480"/>
          <w:marRight w:val="0"/>
          <w:marTop w:val="0"/>
          <w:marBottom w:val="0"/>
          <w:divBdr>
            <w:top w:val="none" w:sz="0" w:space="0" w:color="auto"/>
            <w:left w:val="none" w:sz="0" w:space="0" w:color="auto"/>
            <w:bottom w:val="none" w:sz="0" w:space="0" w:color="auto"/>
            <w:right w:val="none" w:sz="0" w:space="0" w:color="auto"/>
          </w:divBdr>
        </w:div>
        <w:div w:id="2078702190">
          <w:marLeft w:val="480"/>
          <w:marRight w:val="0"/>
          <w:marTop w:val="0"/>
          <w:marBottom w:val="0"/>
          <w:divBdr>
            <w:top w:val="none" w:sz="0" w:space="0" w:color="auto"/>
            <w:left w:val="none" w:sz="0" w:space="0" w:color="auto"/>
            <w:bottom w:val="none" w:sz="0" w:space="0" w:color="auto"/>
            <w:right w:val="none" w:sz="0" w:space="0" w:color="auto"/>
          </w:divBdr>
        </w:div>
        <w:div w:id="222327338">
          <w:marLeft w:val="480"/>
          <w:marRight w:val="0"/>
          <w:marTop w:val="0"/>
          <w:marBottom w:val="0"/>
          <w:divBdr>
            <w:top w:val="none" w:sz="0" w:space="0" w:color="auto"/>
            <w:left w:val="none" w:sz="0" w:space="0" w:color="auto"/>
            <w:bottom w:val="none" w:sz="0" w:space="0" w:color="auto"/>
            <w:right w:val="none" w:sz="0" w:space="0" w:color="auto"/>
          </w:divBdr>
        </w:div>
        <w:div w:id="1344628792">
          <w:marLeft w:val="480"/>
          <w:marRight w:val="0"/>
          <w:marTop w:val="0"/>
          <w:marBottom w:val="0"/>
          <w:divBdr>
            <w:top w:val="none" w:sz="0" w:space="0" w:color="auto"/>
            <w:left w:val="none" w:sz="0" w:space="0" w:color="auto"/>
            <w:bottom w:val="none" w:sz="0" w:space="0" w:color="auto"/>
            <w:right w:val="none" w:sz="0" w:space="0" w:color="auto"/>
          </w:divBdr>
        </w:div>
        <w:div w:id="1675496663">
          <w:marLeft w:val="480"/>
          <w:marRight w:val="0"/>
          <w:marTop w:val="0"/>
          <w:marBottom w:val="0"/>
          <w:divBdr>
            <w:top w:val="none" w:sz="0" w:space="0" w:color="auto"/>
            <w:left w:val="none" w:sz="0" w:space="0" w:color="auto"/>
            <w:bottom w:val="none" w:sz="0" w:space="0" w:color="auto"/>
            <w:right w:val="none" w:sz="0" w:space="0" w:color="auto"/>
          </w:divBdr>
        </w:div>
        <w:div w:id="805394664">
          <w:marLeft w:val="480"/>
          <w:marRight w:val="0"/>
          <w:marTop w:val="0"/>
          <w:marBottom w:val="0"/>
          <w:divBdr>
            <w:top w:val="none" w:sz="0" w:space="0" w:color="auto"/>
            <w:left w:val="none" w:sz="0" w:space="0" w:color="auto"/>
            <w:bottom w:val="none" w:sz="0" w:space="0" w:color="auto"/>
            <w:right w:val="none" w:sz="0" w:space="0" w:color="auto"/>
          </w:divBdr>
        </w:div>
        <w:div w:id="1896351447">
          <w:marLeft w:val="480"/>
          <w:marRight w:val="0"/>
          <w:marTop w:val="0"/>
          <w:marBottom w:val="0"/>
          <w:divBdr>
            <w:top w:val="none" w:sz="0" w:space="0" w:color="auto"/>
            <w:left w:val="none" w:sz="0" w:space="0" w:color="auto"/>
            <w:bottom w:val="none" w:sz="0" w:space="0" w:color="auto"/>
            <w:right w:val="none" w:sz="0" w:space="0" w:color="auto"/>
          </w:divBdr>
        </w:div>
      </w:divsChild>
    </w:div>
    <w:div w:id="1806700749">
      <w:bodyDiv w:val="1"/>
      <w:marLeft w:val="0"/>
      <w:marRight w:val="0"/>
      <w:marTop w:val="0"/>
      <w:marBottom w:val="0"/>
      <w:divBdr>
        <w:top w:val="none" w:sz="0" w:space="0" w:color="auto"/>
        <w:left w:val="none" w:sz="0" w:space="0" w:color="auto"/>
        <w:bottom w:val="none" w:sz="0" w:space="0" w:color="auto"/>
        <w:right w:val="none" w:sz="0" w:space="0" w:color="auto"/>
      </w:divBdr>
    </w:div>
    <w:div w:id="1808207279">
      <w:bodyDiv w:val="1"/>
      <w:marLeft w:val="0"/>
      <w:marRight w:val="0"/>
      <w:marTop w:val="0"/>
      <w:marBottom w:val="0"/>
      <w:divBdr>
        <w:top w:val="none" w:sz="0" w:space="0" w:color="auto"/>
        <w:left w:val="none" w:sz="0" w:space="0" w:color="auto"/>
        <w:bottom w:val="none" w:sz="0" w:space="0" w:color="auto"/>
        <w:right w:val="none" w:sz="0" w:space="0" w:color="auto"/>
      </w:divBdr>
    </w:div>
    <w:div w:id="1809476383">
      <w:bodyDiv w:val="1"/>
      <w:marLeft w:val="0"/>
      <w:marRight w:val="0"/>
      <w:marTop w:val="0"/>
      <w:marBottom w:val="0"/>
      <w:divBdr>
        <w:top w:val="none" w:sz="0" w:space="0" w:color="auto"/>
        <w:left w:val="none" w:sz="0" w:space="0" w:color="auto"/>
        <w:bottom w:val="none" w:sz="0" w:space="0" w:color="auto"/>
        <w:right w:val="none" w:sz="0" w:space="0" w:color="auto"/>
      </w:divBdr>
    </w:div>
    <w:div w:id="1810585284">
      <w:bodyDiv w:val="1"/>
      <w:marLeft w:val="0"/>
      <w:marRight w:val="0"/>
      <w:marTop w:val="0"/>
      <w:marBottom w:val="0"/>
      <w:divBdr>
        <w:top w:val="none" w:sz="0" w:space="0" w:color="auto"/>
        <w:left w:val="none" w:sz="0" w:space="0" w:color="auto"/>
        <w:bottom w:val="none" w:sz="0" w:space="0" w:color="auto"/>
        <w:right w:val="none" w:sz="0" w:space="0" w:color="auto"/>
      </w:divBdr>
    </w:div>
    <w:div w:id="1810976021">
      <w:bodyDiv w:val="1"/>
      <w:marLeft w:val="0"/>
      <w:marRight w:val="0"/>
      <w:marTop w:val="0"/>
      <w:marBottom w:val="0"/>
      <w:divBdr>
        <w:top w:val="none" w:sz="0" w:space="0" w:color="auto"/>
        <w:left w:val="none" w:sz="0" w:space="0" w:color="auto"/>
        <w:bottom w:val="none" w:sz="0" w:space="0" w:color="auto"/>
        <w:right w:val="none" w:sz="0" w:space="0" w:color="auto"/>
      </w:divBdr>
    </w:div>
    <w:div w:id="1811169853">
      <w:bodyDiv w:val="1"/>
      <w:marLeft w:val="0"/>
      <w:marRight w:val="0"/>
      <w:marTop w:val="0"/>
      <w:marBottom w:val="0"/>
      <w:divBdr>
        <w:top w:val="none" w:sz="0" w:space="0" w:color="auto"/>
        <w:left w:val="none" w:sz="0" w:space="0" w:color="auto"/>
        <w:bottom w:val="none" w:sz="0" w:space="0" w:color="auto"/>
        <w:right w:val="none" w:sz="0" w:space="0" w:color="auto"/>
      </w:divBdr>
      <w:divsChild>
        <w:div w:id="272522396">
          <w:marLeft w:val="480"/>
          <w:marRight w:val="0"/>
          <w:marTop w:val="0"/>
          <w:marBottom w:val="0"/>
          <w:divBdr>
            <w:top w:val="none" w:sz="0" w:space="0" w:color="auto"/>
            <w:left w:val="none" w:sz="0" w:space="0" w:color="auto"/>
            <w:bottom w:val="none" w:sz="0" w:space="0" w:color="auto"/>
            <w:right w:val="none" w:sz="0" w:space="0" w:color="auto"/>
          </w:divBdr>
        </w:div>
        <w:div w:id="18284912">
          <w:marLeft w:val="480"/>
          <w:marRight w:val="0"/>
          <w:marTop w:val="0"/>
          <w:marBottom w:val="0"/>
          <w:divBdr>
            <w:top w:val="none" w:sz="0" w:space="0" w:color="auto"/>
            <w:left w:val="none" w:sz="0" w:space="0" w:color="auto"/>
            <w:bottom w:val="none" w:sz="0" w:space="0" w:color="auto"/>
            <w:right w:val="none" w:sz="0" w:space="0" w:color="auto"/>
          </w:divBdr>
        </w:div>
        <w:div w:id="821041526">
          <w:marLeft w:val="480"/>
          <w:marRight w:val="0"/>
          <w:marTop w:val="0"/>
          <w:marBottom w:val="0"/>
          <w:divBdr>
            <w:top w:val="none" w:sz="0" w:space="0" w:color="auto"/>
            <w:left w:val="none" w:sz="0" w:space="0" w:color="auto"/>
            <w:bottom w:val="none" w:sz="0" w:space="0" w:color="auto"/>
            <w:right w:val="none" w:sz="0" w:space="0" w:color="auto"/>
          </w:divBdr>
        </w:div>
        <w:div w:id="1360158141">
          <w:marLeft w:val="480"/>
          <w:marRight w:val="0"/>
          <w:marTop w:val="0"/>
          <w:marBottom w:val="0"/>
          <w:divBdr>
            <w:top w:val="none" w:sz="0" w:space="0" w:color="auto"/>
            <w:left w:val="none" w:sz="0" w:space="0" w:color="auto"/>
            <w:bottom w:val="none" w:sz="0" w:space="0" w:color="auto"/>
            <w:right w:val="none" w:sz="0" w:space="0" w:color="auto"/>
          </w:divBdr>
        </w:div>
        <w:div w:id="1077090116">
          <w:marLeft w:val="480"/>
          <w:marRight w:val="0"/>
          <w:marTop w:val="0"/>
          <w:marBottom w:val="0"/>
          <w:divBdr>
            <w:top w:val="none" w:sz="0" w:space="0" w:color="auto"/>
            <w:left w:val="none" w:sz="0" w:space="0" w:color="auto"/>
            <w:bottom w:val="none" w:sz="0" w:space="0" w:color="auto"/>
            <w:right w:val="none" w:sz="0" w:space="0" w:color="auto"/>
          </w:divBdr>
        </w:div>
        <w:div w:id="315228291">
          <w:marLeft w:val="480"/>
          <w:marRight w:val="0"/>
          <w:marTop w:val="0"/>
          <w:marBottom w:val="0"/>
          <w:divBdr>
            <w:top w:val="none" w:sz="0" w:space="0" w:color="auto"/>
            <w:left w:val="none" w:sz="0" w:space="0" w:color="auto"/>
            <w:bottom w:val="none" w:sz="0" w:space="0" w:color="auto"/>
            <w:right w:val="none" w:sz="0" w:space="0" w:color="auto"/>
          </w:divBdr>
        </w:div>
        <w:div w:id="571160372">
          <w:marLeft w:val="480"/>
          <w:marRight w:val="0"/>
          <w:marTop w:val="0"/>
          <w:marBottom w:val="0"/>
          <w:divBdr>
            <w:top w:val="none" w:sz="0" w:space="0" w:color="auto"/>
            <w:left w:val="none" w:sz="0" w:space="0" w:color="auto"/>
            <w:bottom w:val="none" w:sz="0" w:space="0" w:color="auto"/>
            <w:right w:val="none" w:sz="0" w:space="0" w:color="auto"/>
          </w:divBdr>
        </w:div>
        <w:div w:id="1319504677">
          <w:marLeft w:val="480"/>
          <w:marRight w:val="0"/>
          <w:marTop w:val="0"/>
          <w:marBottom w:val="0"/>
          <w:divBdr>
            <w:top w:val="none" w:sz="0" w:space="0" w:color="auto"/>
            <w:left w:val="none" w:sz="0" w:space="0" w:color="auto"/>
            <w:bottom w:val="none" w:sz="0" w:space="0" w:color="auto"/>
            <w:right w:val="none" w:sz="0" w:space="0" w:color="auto"/>
          </w:divBdr>
        </w:div>
        <w:div w:id="491456248">
          <w:marLeft w:val="480"/>
          <w:marRight w:val="0"/>
          <w:marTop w:val="0"/>
          <w:marBottom w:val="0"/>
          <w:divBdr>
            <w:top w:val="none" w:sz="0" w:space="0" w:color="auto"/>
            <w:left w:val="none" w:sz="0" w:space="0" w:color="auto"/>
            <w:bottom w:val="none" w:sz="0" w:space="0" w:color="auto"/>
            <w:right w:val="none" w:sz="0" w:space="0" w:color="auto"/>
          </w:divBdr>
        </w:div>
        <w:div w:id="1469786382">
          <w:marLeft w:val="480"/>
          <w:marRight w:val="0"/>
          <w:marTop w:val="0"/>
          <w:marBottom w:val="0"/>
          <w:divBdr>
            <w:top w:val="none" w:sz="0" w:space="0" w:color="auto"/>
            <w:left w:val="none" w:sz="0" w:space="0" w:color="auto"/>
            <w:bottom w:val="none" w:sz="0" w:space="0" w:color="auto"/>
            <w:right w:val="none" w:sz="0" w:space="0" w:color="auto"/>
          </w:divBdr>
        </w:div>
        <w:div w:id="150869980">
          <w:marLeft w:val="480"/>
          <w:marRight w:val="0"/>
          <w:marTop w:val="0"/>
          <w:marBottom w:val="0"/>
          <w:divBdr>
            <w:top w:val="none" w:sz="0" w:space="0" w:color="auto"/>
            <w:left w:val="none" w:sz="0" w:space="0" w:color="auto"/>
            <w:bottom w:val="none" w:sz="0" w:space="0" w:color="auto"/>
            <w:right w:val="none" w:sz="0" w:space="0" w:color="auto"/>
          </w:divBdr>
        </w:div>
      </w:divsChild>
    </w:div>
    <w:div w:id="1812559371">
      <w:bodyDiv w:val="1"/>
      <w:marLeft w:val="0"/>
      <w:marRight w:val="0"/>
      <w:marTop w:val="0"/>
      <w:marBottom w:val="0"/>
      <w:divBdr>
        <w:top w:val="none" w:sz="0" w:space="0" w:color="auto"/>
        <w:left w:val="none" w:sz="0" w:space="0" w:color="auto"/>
        <w:bottom w:val="none" w:sz="0" w:space="0" w:color="auto"/>
        <w:right w:val="none" w:sz="0" w:space="0" w:color="auto"/>
      </w:divBdr>
    </w:div>
    <w:div w:id="1814176238">
      <w:bodyDiv w:val="1"/>
      <w:marLeft w:val="0"/>
      <w:marRight w:val="0"/>
      <w:marTop w:val="0"/>
      <w:marBottom w:val="0"/>
      <w:divBdr>
        <w:top w:val="none" w:sz="0" w:space="0" w:color="auto"/>
        <w:left w:val="none" w:sz="0" w:space="0" w:color="auto"/>
        <w:bottom w:val="none" w:sz="0" w:space="0" w:color="auto"/>
        <w:right w:val="none" w:sz="0" w:space="0" w:color="auto"/>
      </w:divBdr>
    </w:div>
    <w:div w:id="1815560889">
      <w:bodyDiv w:val="1"/>
      <w:marLeft w:val="0"/>
      <w:marRight w:val="0"/>
      <w:marTop w:val="0"/>
      <w:marBottom w:val="0"/>
      <w:divBdr>
        <w:top w:val="none" w:sz="0" w:space="0" w:color="auto"/>
        <w:left w:val="none" w:sz="0" w:space="0" w:color="auto"/>
        <w:bottom w:val="none" w:sz="0" w:space="0" w:color="auto"/>
        <w:right w:val="none" w:sz="0" w:space="0" w:color="auto"/>
      </w:divBdr>
    </w:div>
    <w:div w:id="1816098410">
      <w:bodyDiv w:val="1"/>
      <w:marLeft w:val="0"/>
      <w:marRight w:val="0"/>
      <w:marTop w:val="0"/>
      <w:marBottom w:val="0"/>
      <w:divBdr>
        <w:top w:val="none" w:sz="0" w:space="0" w:color="auto"/>
        <w:left w:val="none" w:sz="0" w:space="0" w:color="auto"/>
        <w:bottom w:val="none" w:sz="0" w:space="0" w:color="auto"/>
        <w:right w:val="none" w:sz="0" w:space="0" w:color="auto"/>
      </w:divBdr>
    </w:div>
    <w:div w:id="1817645077">
      <w:bodyDiv w:val="1"/>
      <w:marLeft w:val="0"/>
      <w:marRight w:val="0"/>
      <w:marTop w:val="0"/>
      <w:marBottom w:val="0"/>
      <w:divBdr>
        <w:top w:val="none" w:sz="0" w:space="0" w:color="auto"/>
        <w:left w:val="none" w:sz="0" w:space="0" w:color="auto"/>
        <w:bottom w:val="none" w:sz="0" w:space="0" w:color="auto"/>
        <w:right w:val="none" w:sz="0" w:space="0" w:color="auto"/>
      </w:divBdr>
    </w:div>
    <w:div w:id="1817912991">
      <w:bodyDiv w:val="1"/>
      <w:marLeft w:val="0"/>
      <w:marRight w:val="0"/>
      <w:marTop w:val="0"/>
      <w:marBottom w:val="0"/>
      <w:divBdr>
        <w:top w:val="none" w:sz="0" w:space="0" w:color="auto"/>
        <w:left w:val="none" w:sz="0" w:space="0" w:color="auto"/>
        <w:bottom w:val="none" w:sz="0" w:space="0" w:color="auto"/>
        <w:right w:val="none" w:sz="0" w:space="0" w:color="auto"/>
      </w:divBdr>
    </w:div>
    <w:div w:id="1819758306">
      <w:bodyDiv w:val="1"/>
      <w:marLeft w:val="0"/>
      <w:marRight w:val="0"/>
      <w:marTop w:val="0"/>
      <w:marBottom w:val="0"/>
      <w:divBdr>
        <w:top w:val="none" w:sz="0" w:space="0" w:color="auto"/>
        <w:left w:val="none" w:sz="0" w:space="0" w:color="auto"/>
        <w:bottom w:val="none" w:sz="0" w:space="0" w:color="auto"/>
        <w:right w:val="none" w:sz="0" w:space="0" w:color="auto"/>
      </w:divBdr>
    </w:div>
    <w:div w:id="1822766704">
      <w:bodyDiv w:val="1"/>
      <w:marLeft w:val="0"/>
      <w:marRight w:val="0"/>
      <w:marTop w:val="0"/>
      <w:marBottom w:val="0"/>
      <w:divBdr>
        <w:top w:val="none" w:sz="0" w:space="0" w:color="auto"/>
        <w:left w:val="none" w:sz="0" w:space="0" w:color="auto"/>
        <w:bottom w:val="none" w:sz="0" w:space="0" w:color="auto"/>
        <w:right w:val="none" w:sz="0" w:space="0" w:color="auto"/>
      </w:divBdr>
    </w:div>
    <w:div w:id="1824422864">
      <w:bodyDiv w:val="1"/>
      <w:marLeft w:val="0"/>
      <w:marRight w:val="0"/>
      <w:marTop w:val="0"/>
      <w:marBottom w:val="0"/>
      <w:divBdr>
        <w:top w:val="none" w:sz="0" w:space="0" w:color="auto"/>
        <w:left w:val="none" w:sz="0" w:space="0" w:color="auto"/>
        <w:bottom w:val="none" w:sz="0" w:space="0" w:color="auto"/>
        <w:right w:val="none" w:sz="0" w:space="0" w:color="auto"/>
      </w:divBdr>
    </w:div>
    <w:div w:id="1831827724">
      <w:bodyDiv w:val="1"/>
      <w:marLeft w:val="0"/>
      <w:marRight w:val="0"/>
      <w:marTop w:val="0"/>
      <w:marBottom w:val="0"/>
      <w:divBdr>
        <w:top w:val="none" w:sz="0" w:space="0" w:color="auto"/>
        <w:left w:val="none" w:sz="0" w:space="0" w:color="auto"/>
        <w:bottom w:val="none" w:sz="0" w:space="0" w:color="auto"/>
        <w:right w:val="none" w:sz="0" w:space="0" w:color="auto"/>
      </w:divBdr>
    </w:div>
    <w:div w:id="1832210656">
      <w:bodyDiv w:val="1"/>
      <w:marLeft w:val="0"/>
      <w:marRight w:val="0"/>
      <w:marTop w:val="0"/>
      <w:marBottom w:val="0"/>
      <w:divBdr>
        <w:top w:val="none" w:sz="0" w:space="0" w:color="auto"/>
        <w:left w:val="none" w:sz="0" w:space="0" w:color="auto"/>
        <w:bottom w:val="none" w:sz="0" w:space="0" w:color="auto"/>
        <w:right w:val="none" w:sz="0" w:space="0" w:color="auto"/>
      </w:divBdr>
    </w:div>
    <w:div w:id="1834182345">
      <w:bodyDiv w:val="1"/>
      <w:marLeft w:val="0"/>
      <w:marRight w:val="0"/>
      <w:marTop w:val="0"/>
      <w:marBottom w:val="0"/>
      <w:divBdr>
        <w:top w:val="none" w:sz="0" w:space="0" w:color="auto"/>
        <w:left w:val="none" w:sz="0" w:space="0" w:color="auto"/>
        <w:bottom w:val="none" w:sz="0" w:space="0" w:color="auto"/>
        <w:right w:val="none" w:sz="0" w:space="0" w:color="auto"/>
      </w:divBdr>
    </w:div>
    <w:div w:id="1834684994">
      <w:bodyDiv w:val="1"/>
      <w:marLeft w:val="0"/>
      <w:marRight w:val="0"/>
      <w:marTop w:val="0"/>
      <w:marBottom w:val="0"/>
      <w:divBdr>
        <w:top w:val="none" w:sz="0" w:space="0" w:color="auto"/>
        <w:left w:val="none" w:sz="0" w:space="0" w:color="auto"/>
        <w:bottom w:val="none" w:sz="0" w:space="0" w:color="auto"/>
        <w:right w:val="none" w:sz="0" w:space="0" w:color="auto"/>
      </w:divBdr>
    </w:div>
    <w:div w:id="1837071042">
      <w:bodyDiv w:val="1"/>
      <w:marLeft w:val="0"/>
      <w:marRight w:val="0"/>
      <w:marTop w:val="0"/>
      <w:marBottom w:val="0"/>
      <w:divBdr>
        <w:top w:val="none" w:sz="0" w:space="0" w:color="auto"/>
        <w:left w:val="none" w:sz="0" w:space="0" w:color="auto"/>
        <w:bottom w:val="none" w:sz="0" w:space="0" w:color="auto"/>
        <w:right w:val="none" w:sz="0" w:space="0" w:color="auto"/>
      </w:divBdr>
    </w:div>
    <w:div w:id="1837112445">
      <w:bodyDiv w:val="1"/>
      <w:marLeft w:val="0"/>
      <w:marRight w:val="0"/>
      <w:marTop w:val="0"/>
      <w:marBottom w:val="0"/>
      <w:divBdr>
        <w:top w:val="none" w:sz="0" w:space="0" w:color="auto"/>
        <w:left w:val="none" w:sz="0" w:space="0" w:color="auto"/>
        <w:bottom w:val="none" w:sz="0" w:space="0" w:color="auto"/>
        <w:right w:val="none" w:sz="0" w:space="0" w:color="auto"/>
      </w:divBdr>
    </w:div>
    <w:div w:id="1837378439">
      <w:bodyDiv w:val="1"/>
      <w:marLeft w:val="0"/>
      <w:marRight w:val="0"/>
      <w:marTop w:val="0"/>
      <w:marBottom w:val="0"/>
      <w:divBdr>
        <w:top w:val="none" w:sz="0" w:space="0" w:color="auto"/>
        <w:left w:val="none" w:sz="0" w:space="0" w:color="auto"/>
        <w:bottom w:val="none" w:sz="0" w:space="0" w:color="auto"/>
        <w:right w:val="none" w:sz="0" w:space="0" w:color="auto"/>
      </w:divBdr>
    </w:div>
    <w:div w:id="1838035354">
      <w:bodyDiv w:val="1"/>
      <w:marLeft w:val="0"/>
      <w:marRight w:val="0"/>
      <w:marTop w:val="0"/>
      <w:marBottom w:val="0"/>
      <w:divBdr>
        <w:top w:val="none" w:sz="0" w:space="0" w:color="auto"/>
        <w:left w:val="none" w:sz="0" w:space="0" w:color="auto"/>
        <w:bottom w:val="none" w:sz="0" w:space="0" w:color="auto"/>
        <w:right w:val="none" w:sz="0" w:space="0" w:color="auto"/>
      </w:divBdr>
    </w:div>
    <w:div w:id="1843426190">
      <w:bodyDiv w:val="1"/>
      <w:marLeft w:val="0"/>
      <w:marRight w:val="0"/>
      <w:marTop w:val="0"/>
      <w:marBottom w:val="0"/>
      <w:divBdr>
        <w:top w:val="none" w:sz="0" w:space="0" w:color="auto"/>
        <w:left w:val="none" w:sz="0" w:space="0" w:color="auto"/>
        <w:bottom w:val="none" w:sz="0" w:space="0" w:color="auto"/>
        <w:right w:val="none" w:sz="0" w:space="0" w:color="auto"/>
      </w:divBdr>
    </w:div>
    <w:div w:id="1845364694">
      <w:bodyDiv w:val="1"/>
      <w:marLeft w:val="0"/>
      <w:marRight w:val="0"/>
      <w:marTop w:val="0"/>
      <w:marBottom w:val="0"/>
      <w:divBdr>
        <w:top w:val="none" w:sz="0" w:space="0" w:color="auto"/>
        <w:left w:val="none" w:sz="0" w:space="0" w:color="auto"/>
        <w:bottom w:val="none" w:sz="0" w:space="0" w:color="auto"/>
        <w:right w:val="none" w:sz="0" w:space="0" w:color="auto"/>
      </w:divBdr>
    </w:div>
    <w:div w:id="1846087630">
      <w:bodyDiv w:val="1"/>
      <w:marLeft w:val="0"/>
      <w:marRight w:val="0"/>
      <w:marTop w:val="0"/>
      <w:marBottom w:val="0"/>
      <w:divBdr>
        <w:top w:val="none" w:sz="0" w:space="0" w:color="auto"/>
        <w:left w:val="none" w:sz="0" w:space="0" w:color="auto"/>
        <w:bottom w:val="none" w:sz="0" w:space="0" w:color="auto"/>
        <w:right w:val="none" w:sz="0" w:space="0" w:color="auto"/>
      </w:divBdr>
    </w:div>
    <w:div w:id="1847087969">
      <w:bodyDiv w:val="1"/>
      <w:marLeft w:val="0"/>
      <w:marRight w:val="0"/>
      <w:marTop w:val="0"/>
      <w:marBottom w:val="0"/>
      <w:divBdr>
        <w:top w:val="none" w:sz="0" w:space="0" w:color="auto"/>
        <w:left w:val="none" w:sz="0" w:space="0" w:color="auto"/>
        <w:bottom w:val="none" w:sz="0" w:space="0" w:color="auto"/>
        <w:right w:val="none" w:sz="0" w:space="0" w:color="auto"/>
      </w:divBdr>
    </w:div>
    <w:div w:id="1850480138">
      <w:bodyDiv w:val="1"/>
      <w:marLeft w:val="0"/>
      <w:marRight w:val="0"/>
      <w:marTop w:val="0"/>
      <w:marBottom w:val="0"/>
      <w:divBdr>
        <w:top w:val="none" w:sz="0" w:space="0" w:color="auto"/>
        <w:left w:val="none" w:sz="0" w:space="0" w:color="auto"/>
        <w:bottom w:val="none" w:sz="0" w:space="0" w:color="auto"/>
        <w:right w:val="none" w:sz="0" w:space="0" w:color="auto"/>
      </w:divBdr>
    </w:div>
    <w:div w:id="1851144006">
      <w:bodyDiv w:val="1"/>
      <w:marLeft w:val="0"/>
      <w:marRight w:val="0"/>
      <w:marTop w:val="0"/>
      <w:marBottom w:val="0"/>
      <w:divBdr>
        <w:top w:val="none" w:sz="0" w:space="0" w:color="auto"/>
        <w:left w:val="none" w:sz="0" w:space="0" w:color="auto"/>
        <w:bottom w:val="none" w:sz="0" w:space="0" w:color="auto"/>
        <w:right w:val="none" w:sz="0" w:space="0" w:color="auto"/>
      </w:divBdr>
    </w:div>
    <w:div w:id="1851481777">
      <w:bodyDiv w:val="1"/>
      <w:marLeft w:val="0"/>
      <w:marRight w:val="0"/>
      <w:marTop w:val="0"/>
      <w:marBottom w:val="0"/>
      <w:divBdr>
        <w:top w:val="none" w:sz="0" w:space="0" w:color="auto"/>
        <w:left w:val="none" w:sz="0" w:space="0" w:color="auto"/>
        <w:bottom w:val="none" w:sz="0" w:space="0" w:color="auto"/>
        <w:right w:val="none" w:sz="0" w:space="0" w:color="auto"/>
      </w:divBdr>
    </w:div>
    <w:div w:id="1854227445">
      <w:bodyDiv w:val="1"/>
      <w:marLeft w:val="0"/>
      <w:marRight w:val="0"/>
      <w:marTop w:val="0"/>
      <w:marBottom w:val="0"/>
      <w:divBdr>
        <w:top w:val="none" w:sz="0" w:space="0" w:color="auto"/>
        <w:left w:val="none" w:sz="0" w:space="0" w:color="auto"/>
        <w:bottom w:val="none" w:sz="0" w:space="0" w:color="auto"/>
        <w:right w:val="none" w:sz="0" w:space="0" w:color="auto"/>
      </w:divBdr>
    </w:div>
    <w:div w:id="1855069631">
      <w:bodyDiv w:val="1"/>
      <w:marLeft w:val="0"/>
      <w:marRight w:val="0"/>
      <w:marTop w:val="0"/>
      <w:marBottom w:val="0"/>
      <w:divBdr>
        <w:top w:val="none" w:sz="0" w:space="0" w:color="auto"/>
        <w:left w:val="none" w:sz="0" w:space="0" w:color="auto"/>
        <w:bottom w:val="none" w:sz="0" w:space="0" w:color="auto"/>
        <w:right w:val="none" w:sz="0" w:space="0" w:color="auto"/>
      </w:divBdr>
      <w:divsChild>
        <w:div w:id="808669363">
          <w:marLeft w:val="480"/>
          <w:marRight w:val="0"/>
          <w:marTop w:val="0"/>
          <w:marBottom w:val="0"/>
          <w:divBdr>
            <w:top w:val="none" w:sz="0" w:space="0" w:color="auto"/>
            <w:left w:val="none" w:sz="0" w:space="0" w:color="auto"/>
            <w:bottom w:val="none" w:sz="0" w:space="0" w:color="auto"/>
            <w:right w:val="none" w:sz="0" w:space="0" w:color="auto"/>
          </w:divBdr>
        </w:div>
        <w:div w:id="195579219">
          <w:marLeft w:val="480"/>
          <w:marRight w:val="0"/>
          <w:marTop w:val="0"/>
          <w:marBottom w:val="0"/>
          <w:divBdr>
            <w:top w:val="none" w:sz="0" w:space="0" w:color="auto"/>
            <w:left w:val="none" w:sz="0" w:space="0" w:color="auto"/>
            <w:bottom w:val="none" w:sz="0" w:space="0" w:color="auto"/>
            <w:right w:val="none" w:sz="0" w:space="0" w:color="auto"/>
          </w:divBdr>
        </w:div>
        <w:div w:id="2071418996">
          <w:marLeft w:val="480"/>
          <w:marRight w:val="0"/>
          <w:marTop w:val="0"/>
          <w:marBottom w:val="0"/>
          <w:divBdr>
            <w:top w:val="none" w:sz="0" w:space="0" w:color="auto"/>
            <w:left w:val="none" w:sz="0" w:space="0" w:color="auto"/>
            <w:bottom w:val="none" w:sz="0" w:space="0" w:color="auto"/>
            <w:right w:val="none" w:sz="0" w:space="0" w:color="auto"/>
          </w:divBdr>
        </w:div>
        <w:div w:id="1864516481">
          <w:marLeft w:val="480"/>
          <w:marRight w:val="0"/>
          <w:marTop w:val="0"/>
          <w:marBottom w:val="0"/>
          <w:divBdr>
            <w:top w:val="none" w:sz="0" w:space="0" w:color="auto"/>
            <w:left w:val="none" w:sz="0" w:space="0" w:color="auto"/>
            <w:bottom w:val="none" w:sz="0" w:space="0" w:color="auto"/>
            <w:right w:val="none" w:sz="0" w:space="0" w:color="auto"/>
          </w:divBdr>
        </w:div>
        <w:div w:id="1435901744">
          <w:marLeft w:val="480"/>
          <w:marRight w:val="0"/>
          <w:marTop w:val="0"/>
          <w:marBottom w:val="0"/>
          <w:divBdr>
            <w:top w:val="none" w:sz="0" w:space="0" w:color="auto"/>
            <w:left w:val="none" w:sz="0" w:space="0" w:color="auto"/>
            <w:bottom w:val="none" w:sz="0" w:space="0" w:color="auto"/>
            <w:right w:val="none" w:sz="0" w:space="0" w:color="auto"/>
          </w:divBdr>
        </w:div>
        <w:div w:id="224992672">
          <w:marLeft w:val="480"/>
          <w:marRight w:val="0"/>
          <w:marTop w:val="0"/>
          <w:marBottom w:val="0"/>
          <w:divBdr>
            <w:top w:val="none" w:sz="0" w:space="0" w:color="auto"/>
            <w:left w:val="none" w:sz="0" w:space="0" w:color="auto"/>
            <w:bottom w:val="none" w:sz="0" w:space="0" w:color="auto"/>
            <w:right w:val="none" w:sz="0" w:space="0" w:color="auto"/>
          </w:divBdr>
        </w:div>
        <w:div w:id="498622119">
          <w:marLeft w:val="480"/>
          <w:marRight w:val="0"/>
          <w:marTop w:val="0"/>
          <w:marBottom w:val="0"/>
          <w:divBdr>
            <w:top w:val="none" w:sz="0" w:space="0" w:color="auto"/>
            <w:left w:val="none" w:sz="0" w:space="0" w:color="auto"/>
            <w:bottom w:val="none" w:sz="0" w:space="0" w:color="auto"/>
            <w:right w:val="none" w:sz="0" w:space="0" w:color="auto"/>
          </w:divBdr>
        </w:div>
        <w:div w:id="1374113827">
          <w:marLeft w:val="480"/>
          <w:marRight w:val="0"/>
          <w:marTop w:val="0"/>
          <w:marBottom w:val="0"/>
          <w:divBdr>
            <w:top w:val="none" w:sz="0" w:space="0" w:color="auto"/>
            <w:left w:val="none" w:sz="0" w:space="0" w:color="auto"/>
            <w:bottom w:val="none" w:sz="0" w:space="0" w:color="auto"/>
            <w:right w:val="none" w:sz="0" w:space="0" w:color="auto"/>
          </w:divBdr>
        </w:div>
        <w:div w:id="1964774782">
          <w:marLeft w:val="480"/>
          <w:marRight w:val="0"/>
          <w:marTop w:val="0"/>
          <w:marBottom w:val="0"/>
          <w:divBdr>
            <w:top w:val="none" w:sz="0" w:space="0" w:color="auto"/>
            <w:left w:val="none" w:sz="0" w:space="0" w:color="auto"/>
            <w:bottom w:val="none" w:sz="0" w:space="0" w:color="auto"/>
            <w:right w:val="none" w:sz="0" w:space="0" w:color="auto"/>
          </w:divBdr>
        </w:div>
        <w:div w:id="574979126">
          <w:marLeft w:val="480"/>
          <w:marRight w:val="0"/>
          <w:marTop w:val="0"/>
          <w:marBottom w:val="0"/>
          <w:divBdr>
            <w:top w:val="none" w:sz="0" w:space="0" w:color="auto"/>
            <w:left w:val="none" w:sz="0" w:space="0" w:color="auto"/>
            <w:bottom w:val="none" w:sz="0" w:space="0" w:color="auto"/>
            <w:right w:val="none" w:sz="0" w:space="0" w:color="auto"/>
          </w:divBdr>
        </w:div>
        <w:div w:id="1544556986">
          <w:marLeft w:val="480"/>
          <w:marRight w:val="0"/>
          <w:marTop w:val="0"/>
          <w:marBottom w:val="0"/>
          <w:divBdr>
            <w:top w:val="none" w:sz="0" w:space="0" w:color="auto"/>
            <w:left w:val="none" w:sz="0" w:space="0" w:color="auto"/>
            <w:bottom w:val="none" w:sz="0" w:space="0" w:color="auto"/>
            <w:right w:val="none" w:sz="0" w:space="0" w:color="auto"/>
          </w:divBdr>
        </w:div>
        <w:div w:id="722562100">
          <w:marLeft w:val="480"/>
          <w:marRight w:val="0"/>
          <w:marTop w:val="0"/>
          <w:marBottom w:val="0"/>
          <w:divBdr>
            <w:top w:val="none" w:sz="0" w:space="0" w:color="auto"/>
            <w:left w:val="none" w:sz="0" w:space="0" w:color="auto"/>
            <w:bottom w:val="none" w:sz="0" w:space="0" w:color="auto"/>
            <w:right w:val="none" w:sz="0" w:space="0" w:color="auto"/>
          </w:divBdr>
        </w:div>
        <w:div w:id="538131715">
          <w:marLeft w:val="480"/>
          <w:marRight w:val="0"/>
          <w:marTop w:val="0"/>
          <w:marBottom w:val="0"/>
          <w:divBdr>
            <w:top w:val="none" w:sz="0" w:space="0" w:color="auto"/>
            <w:left w:val="none" w:sz="0" w:space="0" w:color="auto"/>
            <w:bottom w:val="none" w:sz="0" w:space="0" w:color="auto"/>
            <w:right w:val="none" w:sz="0" w:space="0" w:color="auto"/>
          </w:divBdr>
        </w:div>
        <w:div w:id="871649824">
          <w:marLeft w:val="480"/>
          <w:marRight w:val="0"/>
          <w:marTop w:val="0"/>
          <w:marBottom w:val="0"/>
          <w:divBdr>
            <w:top w:val="none" w:sz="0" w:space="0" w:color="auto"/>
            <w:left w:val="none" w:sz="0" w:space="0" w:color="auto"/>
            <w:bottom w:val="none" w:sz="0" w:space="0" w:color="auto"/>
            <w:right w:val="none" w:sz="0" w:space="0" w:color="auto"/>
          </w:divBdr>
        </w:div>
        <w:div w:id="968361045">
          <w:marLeft w:val="480"/>
          <w:marRight w:val="0"/>
          <w:marTop w:val="0"/>
          <w:marBottom w:val="0"/>
          <w:divBdr>
            <w:top w:val="none" w:sz="0" w:space="0" w:color="auto"/>
            <w:left w:val="none" w:sz="0" w:space="0" w:color="auto"/>
            <w:bottom w:val="none" w:sz="0" w:space="0" w:color="auto"/>
            <w:right w:val="none" w:sz="0" w:space="0" w:color="auto"/>
          </w:divBdr>
        </w:div>
        <w:div w:id="1147937277">
          <w:marLeft w:val="480"/>
          <w:marRight w:val="0"/>
          <w:marTop w:val="0"/>
          <w:marBottom w:val="0"/>
          <w:divBdr>
            <w:top w:val="none" w:sz="0" w:space="0" w:color="auto"/>
            <w:left w:val="none" w:sz="0" w:space="0" w:color="auto"/>
            <w:bottom w:val="none" w:sz="0" w:space="0" w:color="auto"/>
            <w:right w:val="none" w:sz="0" w:space="0" w:color="auto"/>
          </w:divBdr>
        </w:div>
      </w:divsChild>
    </w:div>
    <w:div w:id="1855194045">
      <w:bodyDiv w:val="1"/>
      <w:marLeft w:val="0"/>
      <w:marRight w:val="0"/>
      <w:marTop w:val="0"/>
      <w:marBottom w:val="0"/>
      <w:divBdr>
        <w:top w:val="none" w:sz="0" w:space="0" w:color="auto"/>
        <w:left w:val="none" w:sz="0" w:space="0" w:color="auto"/>
        <w:bottom w:val="none" w:sz="0" w:space="0" w:color="auto"/>
        <w:right w:val="none" w:sz="0" w:space="0" w:color="auto"/>
      </w:divBdr>
    </w:div>
    <w:div w:id="1855340989">
      <w:bodyDiv w:val="1"/>
      <w:marLeft w:val="0"/>
      <w:marRight w:val="0"/>
      <w:marTop w:val="0"/>
      <w:marBottom w:val="0"/>
      <w:divBdr>
        <w:top w:val="none" w:sz="0" w:space="0" w:color="auto"/>
        <w:left w:val="none" w:sz="0" w:space="0" w:color="auto"/>
        <w:bottom w:val="none" w:sz="0" w:space="0" w:color="auto"/>
        <w:right w:val="none" w:sz="0" w:space="0" w:color="auto"/>
      </w:divBdr>
    </w:div>
    <w:div w:id="1859855159">
      <w:bodyDiv w:val="1"/>
      <w:marLeft w:val="0"/>
      <w:marRight w:val="0"/>
      <w:marTop w:val="0"/>
      <w:marBottom w:val="0"/>
      <w:divBdr>
        <w:top w:val="none" w:sz="0" w:space="0" w:color="auto"/>
        <w:left w:val="none" w:sz="0" w:space="0" w:color="auto"/>
        <w:bottom w:val="none" w:sz="0" w:space="0" w:color="auto"/>
        <w:right w:val="none" w:sz="0" w:space="0" w:color="auto"/>
      </w:divBdr>
    </w:div>
    <w:div w:id="1860896972">
      <w:bodyDiv w:val="1"/>
      <w:marLeft w:val="0"/>
      <w:marRight w:val="0"/>
      <w:marTop w:val="0"/>
      <w:marBottom w:val="0"/>
      <w:divBdr>
        <w:top w:val="none" w:sz="0" w:space="0" w:color="auto"/>
        <w:left w:val="none" w:sz="0" w:space="0" w:color="auto"/>
        <w:bottom w:val="none" w:sz="0" w:space="0" w:color="auto"/>
        <w:right w:val="none" w:sz="0" w:space="0" w:color="auto"/>
      </w:divBdr>
    </w:div>
    <w:div w:id="1860924241">
      <w:bodyDiv w:val="1"/>
      <w:marLeft w:val="0"/>
      <w:marRight w:val="0"/>
      <w:marTop w:val="0"/>
      <w:marBottom w:val="0"/>
      <w:divBdr>
        <w:top w:val="none" w:sz="0" w:space="0" w:color="auto"/>
        <w:left w:val="none" w:sz="0" w:space="0" w:color="auto"/>
        <w:bottom w:val="none" w:sz="0" w:space="0" w:color="auto"/>
        <w:right w:val="none" w:sz="0" w:space="0" w:color="auto"/>
      </w:divBdr>
    </w:div>
    <w:div w:id="1865316659">
      <w:bodyDiv w:val="1"/>
      <w:marLeft w:val="0"/>
      <w:marRight w:val="0"/>
      <w:marTop w:val="0"/>
      <w:marBottom w:val="0"/>
      <w:divBdr>
        <w:top w:val="none" w:sz="0" w:space="0" w:color="auto"/>
        <w:left w:val="none" w:sz="0" w:space="0" w:color="auto"/>
        <w:bottom w:val="none" w:sz="0" w:space="0" w:color="auto"/>
        <w:right w:val="none" w:sz="0" w:space="0" w:color="auto"/>
      </w:divBdr>
      <w:divsChild>
        <w:div w:id="1541242440">
          <w:marLeft w:val="480"/>
          <w:marRight w:val="0"/>
          <w:marTop w:val="0"/>
          <w:marBottom w:val="0"/>
          <w:divBdr>
            <w:top w:val="none" w:sz="0" w:space="0" w:color="auto"/>
            <w:left w:val="none" w:sz="0" w:space="0" w:color="auto"/>
            <w:bottom w:val="none" w:sz="0" w:space="0" w:color="auto"/>
            <w:right w:val="none" w:sz="0" w:space="0" w:color="auto"/>
          </w:divBdr>
        </w:div>
        <w:div w:id="920019351">
          <w:marLeft w:val="480"/>
          <w:marRight w:val="0"/>
          <w:marTop w:val="0"/>
          <w:marBottom w:val="0"/>
          <w:divBdr>
            <w:top w:val="none" w:sz="0" w:space="0" w:color="auto"/>
            <w:left w:val="none" w:sz="0" w:space="0" w:color="auto"/>
            <w:bottom w:val="none" w:sz="0" w:space="0" w:color="auto"/>
            <w:right w:val="none" w:sz="0" w:space="0" w:color="auto"/>
          </w:divBdr>
        </w:div>
        <w:div w:id="154272634">
          <w:marLeft w:val="480"/>
          <w:marRight w:val="0"/>
          <w:marTop w:val="0"/>
          <w:marBottom w:val="0"/>
          <w:divBdr>
            <w:top w:val="none" w:sz="0" w:space="0" w:color="auto"/>
            <w:left w:val="none" w:sz="0" w:space="0" w:color="auto"/>
            <w:bottom w:val="none" w:sz="0" w:space="0" w:color="auto"/>
            <w:right w:val="none" w:sz="0" w:space="0" w:color="auto"/>
          </w:divBdr>
        </w:div>
        <w:div w:id="1513034563">
          <w:marLeft w:val="480"/>
          <w:marRight w:val="0"/>
          <w:marTop w:val="0"/>
          <w:marBottom w:val="0"/>
          <w:divBdr>
            <w:top w:val="none" w:sz="0" w:space="0" w:color="auto"/>
            <w:left w:val="none" w:sz="0" w:space="0" w:color="auto"/>
            <w:bottom w:val="none" w:sz="0" w:space="0" w:color="auto"/>
            <w:right w:val="none" w:sz="0" w:space="0" w:color="auto"/>
          </w:divBdr>
        </w:div>
        <w:div w:id="2052025677">
          <w:marLeft w:val="480"/>
          <w:marRight w:val="0"/>
          <w:marTop w:val="0"/>
          <w:marBottom w:val="0"/>
          <w:divBdr>
            <w:top w:val="none" w:sz="0" w:space="0" w:color="auto"/>
            <w:left w:val="none" w:sz="0" w:space="0" w:color="auto"/>
            <w:bottom w:val="none" w:sz="0" w:space="0" w:color="auto"/>
            <w:right w:val="none" w:sz="0" w:space="0" w:color="auto"/>
          </w:divBdr>
        </w:div>
        <w:div w:id="1362785790">
          <w:marLeft w:val="480"/>
          <w:marRight w:val="0"/>
          <w:marTop w:val="0"/>
          <w:marBottom w:val="0"/>
          <w:divBdr>
            <w:top w:val="none" w:sz="0" w:space="0" w:color="auto"/>
            <w:left w:val="none" w:sz="0" w:space="0" w:color="auto"/>
            <w:bottom w:val="none" w:sz="0" w:space="0" w:color="auto"/>
            <w:right w:val="none" w:sz="0" w:space="0" w:color="auto"/>
          </w:divBdr>
        </w:div>
        <w:div w:id="1150050423">
          <w:marLeft w:val="480"/>
          <w:marRight w:val="0"/>
          <w:marTop w:val="0"/>
          <w:marBottom w:val="0"/>
          <w:divBdr>
            <w:top w:val="none" w:sz="0" w:space="0" w:color="auto"/>
            <w:left w:val="none" w:sz="0" w:space="0" w:color="auto"/>
            <w:bottom w:val="none" w:sz="0" w:space="0" w:color="auto"/>
            <w:right w:val="none" w:sz="0" w:space="0" w:color="auto"/>
          </w:divBdr>
        </w:div>
        <w:div w:id="1717587449">
          <w:marLeft w:val="480"/>
          <w:marRight w:val="0"/>
          <w:marTop w:val="0"/>
          <w:marBottom w:val="0"/>
          <w:divBdr>
            <w:top w:val="none" w:sz="0" w:space="0" w:color="auto"/>
            <w:left w:val="none" w:sz="0" w:space="0" w:color="auto"/>
            <w:bottom w:val="none" w:sz="0" w:space="0" w:color="auto"/>
            <w:right w:val="none" w:sz="0" w:space="0" w:color="auto"/>
          </w:divBdr>
        </w:div>
        <w:div w:id="1709912147">
          <w:marLeft w:val="480"/>
          <w:marRight w:val="0"/>
          <w:marTop w:val="0"/>
          <w:marBottom w:val="0"/>
          <w:divBdr>
            <w:top w:val="none" w:sz="0" w:space="0" w:color="auto"/>
            <w:left w:val="none" w:sz="0" w:space="0" w:color="auto"/>
            <w:bottom w:val="none" w:sz="0" w:space="0" w:color="auto"/>
            <w:right w:val="none" w:sz="0" w:space="0" w:color="auto"/>
          </w:divBdr>
        </w:div>
        <w:div w:id="1991933672">
          <w:marLeft w:val="480"/>
          <w:marRight w:val="0"/>
          <w:marTop w:val="0"/>
          <w:marBottom w:val="0"/>
          <w:divBdr>
            <w:top w:val="none" w:sz="0" w:space="0" w:color="auto"/>
            <w:left w:val="none" w:sz="0" w:space="0" w:color="auto"/>
            <w:bottom w:val="none" w:sz="0" w:space="0" w:color="auto"/>
            <w:right w:val="none" w:sz="0" w:space="0" w:color="auto"/>
          </w:divBdr>
        </w:div>
        <w:div w:id="630206121">
          <w:marLeft w:val="480"/>
          <w:marRight w:val="0"/>
          <w:marTop w:val="0"/>
          <w:marBottom w:val="0"/>
          <w:divBdr>
            <w:top w:val="none" w:sz="0" w:space="0" w:color="auto"/>
            <w:left w:val="none" w:sz="0" w:space="0" w:color="auto"/>
            <w:bottom w:val="none" w:sz="0" w:space="0" w:color="auto"/>
            <w:right w:val="none" w:sz="0" w:space="0" w:color="auto"/>
          </w:divBdr>
        </w:div>
        <w:div w:id="538205560">
          <w:marLeft w:val="480"/>
          <w:marRight w:val="0"/>
          <w:marTop w:val="0"/>
          <w:marBottom w:val="0"/>
          <w:divBdr>
            <w:top w:val="none" w:sz="0" w:space="0" w:color="auto"/>
            <w:left w:val="none" w:sz="0" w:space="0" w:color="auto"/>
            <w:bottom w:val="none" w:sz="0" w:space="0" w:color="auto"/>
            <w:right w:val="none" w:sz="0" w:space="0" w:color="auto"/>
          </w:divBdr>
        </w:div>
        <w:div w:id="1970818384">
          <w:marLeft w:val="480"/>
          <w:marRight w:val="0"/>
          <w:marTop w:val="0"/>
          <w:marBottom w:val="0"/>
          <w:divBdr>
            <w:top w:val="none" w:sz="0" w:space="0" w:color="auto"/>
            <w:left w:val="none" w:sz="0" w:space="0" w:color="auto"/>
            <w:bottom w:val="none" w:sz="0" w:space="0" w:color="auto"/>
            <w:right w:val="none" w:sz="0" w:space="0" w:color="auto"/>
          </w:divBdr>
        </w:div>
        <w:div w:id="86001932">
          <w:marLeft w:val="480"/>
          <w:marRight w:val="0"/>
          <w:marTop w:val="0"/>
          <w:marBottom w:val="0"/>
          <w:divBdr>
            <w:top w:val="none" w:sz="0" w:space="0" w:color="auto"/>
            <w:left w:val="none" w:sz="0" w:space="0" w:color="auto"/>
            <w:bottom w:val="none" w:sz="0" w:space="0" w:color="auto"/>
            <w:right w:val="none" w:sz="0" w:space="0" w:color="auto"/>
          </w:divBdr>
        </w:div>
        <w:div w:id="1922331744">
          <w:marLeft w:val="480"/>
          <w:marRight w:val="0"/>
          <w:marTop w:val="0"/>
          <w:marBottom w:val="0"/>
          <w:divBdr>
            <w:top w:val="none" w:sz="0" w:space="0" w:color="auto"/>
            <w:left w:val="none" w:sz="0" w:space="0" w:color="auto"/>
            <w:bottom w:val="none" w:sz="0" w:space="0" w:color="auto"/>
            <w:right w:val="none" w:sz="0" w:space="0" w:color="auto"/>
          </w:divBdr>
        </w:div>
        <w:div w:id="772945393">
          <w:marLeft w:val="480"/>
          <w:marRight w:val="0"/>
          <w:marTop w:val="0"/>
          <w:marBottom w:val="0"/>
          <w:divBdr>
            <w:top w:val="none" w:sz="0" w:space="0" w:color="auto"/>
            <w:left w:val="none" w:sz="0" w:space="0" w:color="auto"/>
            <w:bottom w:val="none" w:sz="0" w:space="0" w:color="auto"/>
            <w:right w:val="none" w:sz="0" w:space="0" w:color="auto"/>
          </w:divBdr>
        </w:div>
      </w:divsChild>
    </w:div>
    <w:div w:id="1867480219">
      <w:bodyDiv w:val="1"/>
      <w:marLeft w:val="0"/>
      <w:marRight w:val="0"/>
      <w:marTop w:val="0"/>
      <w:marBottom w:val="0"/>
      <w:divBdr>
        <w:top w:val="none" w:sz="0" w:space="0" w:color="auto"/>
        <w:left w:val="none" w:sz="0" w:space="0" w:color="auto"/>
        <w:bottom w:val="none" w:sz="0" w:space="0" w:color="auto"/>
        <w:right w:val="none" w:sz="0" w:space="0" w:color="auto"/>
      </w:divBdr>
    </w:div>
    <w:div w:id="1868247849">
      <w:bodyDiv w:val="1"/>
      <w:marLeft w:val="0"/>
      <w:marRight w:val="0"/>
      <w:marTop w:val="0"/>
      <w:marBottom w:val="0"/>
      <w:divBdr>
        <w:top w:val="none" w:sz="0" w:space="0" w:color="auto"/>
        <w:left w:val="none" w:sz="0" w:space="0" w:color="auto"/>
        <w:bottom w:val="none" w:sz="0" w:space="0" w:color="auto"/>
        <w:right w:val="none" w:sz="0" w:space="0" w:color="auto"/>
      </w:divBdr>
    </w:div>
    <w:div w:id="1871606028">
      <w:bodyDiv w:val="1"/>
      <w:marLeft w:val="0"/>
      <w:marRight w:val="0"/>
      <w:marTop w:val="0"/>
      <w:marBottom w:val="0"/>
      <w:divBdr>
        <w:top w:val="none" w:sz="0" w:space="0" w:color="auto"/>
        <w:left w:val="none" w:sz="0" w:space="0" w:color="auto"/>
        <w:bottom w:val="none" w:sz="0" w:space="0" w:color="auto"/>
        <w:right w:val="none" w:sz="0" w:space="0" w:color="auto"/>
      </w:divBdr>
    </w:div>
    <w:div w:id="1871649683">
      <w:bodyDiv w:val="1"/>
      <w:marLeft w:val="0"/>
      <w:marRight w:val="0"/>
      <w:marTop w:val="0"/>
      <w:marBottom w:val="0"/>
      <w:divBdr>
        <w:top w:val="none" w:sz="0" w:space="0" w:color="auto"/>
        <w:left w:val="none" w:sz="0" w:space="0" w:color="auto"/>
        <w:bottom w:val="none" w:sz="0" w:space="0" w:color="auto"/>
        <w:right w:val="none" w:sz="0" w:space="0" w:color="auto"/>
      </w:divBdr>
    </w:div>
    <w:div w:id="1872298239">
      <w:bodyDiv w:val="1"/>
      <w:marLeft w:val="0"/>
      <w:marRight w:val="0"/>
      <w:marTop w:val="0"/>
      <w:marBottom w:val="0"/>
      <w:divBdr>
        <w:top w:val="none" w:sz="0" w:space="0" w:color="auto"/>
        <w:left w:val="none" w:sz="0" w:space="0" w:color="auto"/>
        <w:bottom w:val="none" w:sz="0" w:space="0" w:color="auto"/>
        <w:right w:val="none" w:sz="0" w:space="0" w:color="auto"/>
      </w:divBdr>
    </w:div>
    <w:div w:id="1872840057">
      <w:bodyDiv w:val="1"/>
      <w:marLeft w:val="0"/>
      <w:marRight w:val="0"/>
      <w:marTop w:val="0"/>
      <w:marBottom w:val="0"/>
      <w:divBdr>
        <w:top w:val="none" w:sz="0" w:space="0" w:color="auto"/>
        <w:left w:val="none" w:sz="0" w:space="0" w:color="auto"/>
        <w:bottom w:val="none" w:sz="0" w:space="0" w:color="auto"/>
        <w:right w:val="none" w:sz="0" w:space="0" w:color="auto"/>
      </w:divBdr>
    </w:div>
    <w:div w:id="1873498384">
      <w:bodyDiv w:val="1"/>
      <w:marLeft w:val="0"/>
      <w:marRight w:val="0"/>
      <w:marTop w:val="0"/>
      <w:marBottom w:val="0"/>
      <w:divBdr>
        <w:top w:val="none" w:sz="0" w:space="0" w:color="auto"/>
        <w:left w:val="none" w:sz="0" w:space="0" w:color="auto"/>
        <w:bottom w:val="none" w:sz="0" w:space="0" w:color="auto"/>
        <w:right w:val="none" w:sz="0" w:space="0" w:color="auto"/>
      </w:divBdr>
    </w:div>
    <w:div w:id="1876579282">
      <w:bodyDiv w:val="1"/>
      <w:marLeft w:val="0"/>
      <w:marRight w:val="0"/>
      <w:marTop w:val="0"/>
      <w:marBottom w:val="0"/>
      <w:divBdr>
        <w:top w:val="none" w:sz="0" w:space="0" w:color="auto"/>
        <w:left w:val="none" w:sz="0" w:space="0" w:color="auto"/>
        <w:bottom w:val="none" w:sz="0" w:space="0" w:color="auto"/>
        <w:right w:val="none" w:sz="0" w:space="0" w:color="auto"/>
      </w:divBdr>
    </w:div>
    <w:div w:id="1878421075">
      <w:bodyDiv w:val="1"/>
      <w:marLeft w:val="0"/>
      <w:marRight w:val="0"/>
      <w:marTop w:val="0"/>
      <w:marBottom w:val="0"/>
      <w:divBdr>
        <w:top w:val="none" w:sz="0" w:space="0" w:color="auto"/>
        <w:left w:val="none" w:sz="0" w:space="0" w:color="auto"/>
        <w:bottom w:val="none" w:sz="0" w:space="0" w:color="auto"/>
        <w:right w:val="none" w:sz="0" w:space="0" w:color="auto"/>
      </w:divBdr>
    </w:div>
    <w:div w:id="1879394974">
      <w:bodyDiv w:val="1"/>
      <w:marLeft w:val="0"/>
      <w:marRight w:val="0"/>
      <w:marTop w:val="0"/>
      <w:marBottom w:val="0"/>
      <w:divBdr>
        <w:top w:val="none" w:sz="0" w:space="0" w:color="auto"/>
        <w:left w:val="none" w:sz="0" w:space="0" w:color="auto"/>
        <w:bottom w:val="none" w:sz="0" w:space="0" w:color="auto"/>
        <w:right w:val="none" w:sz="0" w:space="0" w:color="auto"/>
      </w:divBdr>
    </w:div>
    <w:div w:id="1879585757">
      <w:bodyDiv w:val="1"/>
      <w:marLeft w:val="0"/>
      <w:marRight w:val="0"/>
      <w:marTop w:val="0"/>
      <w:marBottom w:val="0"/>
      <w:divBdr>
        <w:top w:val="none" w:sz="0" w:space="0" w:color="auto"/>
        <w:left w:val="none" w:sz="0" w:space="0" w:color="auto"/>
        <w:bottom w:val="none" w:sz="0" w:space="0" w:color="auto"/>
        <w:right w:val="none" w:sz="0" w:space="0" w:color="auto"/>
      </w:divBdr>
    </w:div>
    <w:div w:id="1879782468">
      <w:bodyDiv w:val="1"/>
      <w:marLeft w:val="0"/>
      <w:marRight w:val="0"/>
      <w:marTop w:val="0"/>
      <w:marBottom w:val="0"/>
      <w:divBdr>
        <w:top w:val="none" w:sz="0" w:space="0" w:color="auto"/>
        <w:left w:val="none" w:sz="0" w:space="0" w:color="auto"/>
        <w:bottom w:val="none" w:sz="0" w:space="0" w:color="auto"/>
        <w:right w:val="none" w:sz="0" w:space="0" w:color="auto"/>
      </w:divBdr>
    </w:div>
    <w:div w:id="1882784956">
      <w:bodyDiv w:val="1"/>
      <w:marLeft w:val="0"/>
      <w:marRight w:val="0"/>
      <w:marTop w:val="0"/>
      <w:marBottom w:val="0"/>
      <w:divBdr>
        <w:top w:val="none" w:sz="0" w:space="0" w:color="auto"/>
        <w:left w:val="none" w:sz="0" w:space="0" w:color="auto"/>
        <w:bottom w:val="none" w:sz="0" w:space="0" w:color="auto"/>
        <w:right w:val="none" w:sz="0" w:space="0" w:color="auto"/>
      </w:divBdr>
    </w:div>
    <w:div w:id="1883712640">
      <w:bodyDiv w:val="1"/>
      <w:marLeft w:val="0"/>
      <w:marRight w:val="0"/>
      <w:marTop w:val="0"/>
      <w:marBottom w:val="0"/>
      <w:divBdr>
        <w:top w:val="none" w:sz="0" w:space="0" w:color="auto"/>
        <w:left w:val="none" w:sz="0" w:space="0" w:color="auto"/>
        <w:bottom w:val="none" w:sz="0" w:space="0" w:color="auto"/>
        <w:right w:val="none" w:sz="0" w:space="0" w:color="auto"/>
      </w:divBdr>
    </w:div>
    <w:div w:id="1884828204">
      <w:bodyDiv w:val="1"/>
      <w:marLeft w:val="0"/>
      <w:marRight w:val="0"/>
      <w:marTop w:val="0"/>
      <w:marBottom w:val="0"/>
      <w:divBdr>
        <w:top w:val="none" w:sz="0" w:space="0" w:color="auto"/>
        <w:left w:val="none" w:sz="0" w:space="0" w:color="auto"/>
        <w:bottom w:val="none" w:sz="0" w:space="0" w:color="auto"/>
        <w:right w:val="none" w:sz="0" w:space="0" w:color="auto"/>
      </w:divBdr>
    </w:div>
    <w:div w:id="1885486660">
      <w:bodyDiv w:val="1"/>
      <w:marLeft w:val="0"/>
      <w:marRight w:val="0"/>
      <w:marTop w:val="0"/>
      <w:marBottom w:val="0"/>
      <w:divBdr>
        <w:top w:val="none" w:sz="0" w:space="0" w:color="auto"/>
        <w:left w:val="none" w:sz="0" w:space="0" w:color="auto"/>
        <w:bottom w:val="none" w:sz="0" w:space="0" w:color="auto"/>
        <w:right w:val="none" w:sz="0" w:space="0" w:color="auto"/>
      </w:divBdr>
    </w:div>
    <w:div w:id="1886288286">
      <w:bodyDiv w:val="1"/>
      <w:marLeft w:val="0"/>
      <w:marRight w:val="0"/>
      <w:marTop w:val="0"/>
      <w:marBottom w:val="0"/>
      <w:divBdr>
        <w:top w:val="none" w:sz="0" w:space="0" w:color="auto"/>
        <w:left w:val="none" w:sz="0" w:space="0" w:color="auto"/>
        <w:bottom w:val="none" w:sz="0" w:space="0" w:color="auto"/>
        <w:right w:val="none" w:sz="0" w:space="0" w:color="auto"/>
      </w:divBdr>
    </w:div>
    <w:div w:id="1888449774">
      <w:bodyDiv w:val="1"/>
      <w:marLeft w:val="0"/>
      <w:marRight w:val="0"/>
      <w:marTop w:val="0"/>
      <w:marBottom w:val="0"/>
      <w:divBdr>
        <w:top w:val="none" w:sz="0" w:space="0" w:color="auto"/>
        <w:left w:val="none" w:sz="0" w:space="0" w:color="auto"/>
        <w:bottom w:val="none" w:sz="0" w:space="0" w:color="auto"/>
        <w:right w:val="none" w:sz="0" w:space="0" w:color="auto"/>
      </w:divBdr>
    </w:div>
    <w:div w:id="1888487458">
      <w:bodyDiv w:val="1"/>
      <w:marLeft w:val="0"/>
      <w:marRight w:val="0"/>
      <w:marTop w:val="0"/>
      <w:marBottom w:val="0"/>
      <w:divBdr>
        <w:top w:val="none" w:sz="0" w:space="0" w:color="auto"/>
        <w:left w:val="none" w:sz="0" w:space="0" w:color="auto"/>
        <w:bottom w:val="none" w:sz="0" w:space="0" w:color="auto"/>
        <w:right w:val="none" w:sz="0" w:space="0" w:color="auto"/>
      </w:divBdr>
    </w:div>
    <w:div w:id="1889101029">
      <w:bodyDiv w:val="1"/>
      <w:marLeft w:val="0"/>
      <w:marRight w:val="0"/>
      <w:marTop w:val="0"/>
      <w:marBottom w:val="0"/>
      <w:divBdr>
        <w:top w:val="none" w:sz="0" w:space="0" w:color="auto"/>
        <w:left w:val="none" w:sz="0" w:space="0" w:color="auto"/>
        <w:bottom w:val="none" w:sz="0" w:space="0" w:color="auto"/>
        <w:right w:val="none" w:sz="0" w:space="0" w:color="auto"/>
      </w:divBdr>
    </w:div>
    <w:div w:id="1897475849">
      <w:bodyDiv w:val="1"/>
      <w:marLeft w:val="0"/>
      <w:marRight w:val="0"/>
      <w:marTop w:val="0"/>
      <w:marBottom w:val="0"/>
      <w:divBdr>
        <w:top w:val="none" w:sz="0" w:space="0" w:color="auto"/>
        <w:left w:val="none" w:sz="0" w:space="0" w:color="auto"/>
        <w:bottom w:val="none" w:sz="0" w:space="0" w:color="auto"/>
        <w:right w:val="none" w:sz="0" w:space="0" w:color="auto"/>
      </w:divBdr>
    </w:div>
    <w:div w:id="1897616986">
      <w:bodyDiv w:val="1"/>
      <w:marLeft w:val="0"/>
      <w:marRight w:val="0"/>
      <w:marTop w:val="0"/>
      <w:marBottom w:val="0"/>
      <w:divBdr>
        <w:top w:val="none" w:sz="0" w:space="0" w:color="auto"/>
        <w:left w:val="none" w:sz="0" w:space="0" w:color="auto"/>
        <w:bottom w:val="none" w:sz="0" w:space="0" w:color="auto"/>
        <w:right w:val="none" w:sz="0" w:space="0" w:color="auto"/>
      </w:divBdr>
    </w:div>
    <w:div w:id="1900479068">
      <w:bodyDiv w:val="1"/>
      <w:marLeft w:val="0"/>
      <w:marRight w:val="0"/>
      <w:marTop w:val="0"/>
      <w:marBottom w:val="0"/>
      <w:divBdr>
        <w:top w:val="none" w:sz="0" w:space="0" w:color="auto"/>
        <w:left w:val="none" w:sz="0" w:space="0" w:color="auto"/>
        <w:bottom w:val="none" w:sz="0" w:space="0" w:color="auto"/>
        <w:right w:val="none" w:sz="0" w:space="0" w:color="auto"/>
      </w:divBdr>
    </w:div>
    <w:div w:id="1901211379">
      <w:bodyDiv w:val="1"/>
      <w:marLeft w:val="0"/>
      <w:marRight w:val="0"/>
      <w:marTop w:val="0"/>
      <w:marBottom w:val="0"/>
      <w:divBdr>
        <w:top w:val="none" w:sz="0" w:space="0" w:color="auto"/>
        <w:left w:val="none" w:sz="0" w:space="0" w:color="auto"/>
        <w:bottom w:val="none" w:sz="0" w:space="0" w:color="auto"/>
        <w:right w:val="none" w:sz="0" w:space="0" w:color="auto"/>
      </w:divBdr>
    </w:div>
    <w:div w:id="1902474135">
      <w:bodyDiv w:val="1"/>
      <w:marLeft w:val="0"/>
      <w:marRight w:val="0"/>
      <w:marTop w:val="0"/>
      <w:marBottom w:val="0"/>
      <w:divBdr>
        <w:top w:val="none" w:sz="0" w:space="0" w:color="auto"/>
        <w:left w:val="none" w:sz="0" w:space="0" w:color="auto"/>
        <w:bottom w:val="none" w:sz="0" w:space="0" w:color="auto"/>
        <w:right w:val="none" w:sz="0" w:space="0" w:color="auto"/>
      </w:divBdr>
    </w:div>
    <w:div w:id="1904020223">
      <w:bodyDiv w:val="1"/>
      <w:marLeft w:val="0"/>
      <w:marRight w:val="0"/>
      <w:marTop w:val="0"/>
      <w:marBottom w:val="0"/>
      <w:divBdr>
        <w:top w:val="none" w:sz="0" w:space="0" w:color="auto"/>
        <w:left w:val="none" w:sz="0" w:space="0" w:color="auto"/>
        <w:bottom w:val="none" w:sz="0" w:space="0" w:color="auto"/>
        <w:right w:val="none" w:sz="0" w:space="0" w:color="auto"/>
      </w:divBdr>
    </w:div>
    <w:div w:id="1905330270">
      <w:bodyDiv w:val="1"/>
      <w:marLeft w:val="0"/>
      <w:marRight w:val="0"/>
      <w:marTop w:val="0"/>
      <w:marBottom w:val="0"/>
      <w:divBdr>
        <w:top w:val="none" w:sz="0" w:space="0" w:color="auto"/>
        <w:left w:val="none" w:sz="0" w:space="0" w:color="auto"/>
        <w:bottom w:val="none" w:sz="0" w:space="0" w:color="auto"/>
        <w:right w:val="none" w:sz="0" w:space="0" w:color="auto"/>
      </w:divBdr>
    </w:div>
    <w:div w:id="1909267954">
      <w:bodyDiv w:val="1"/>
      <w:marLeft w:val="0"/>
      <w:marRight w:val="0"/>
      <w:marTop w:val="0"/>
      <w:marBottom w:val="0"/>
      <w:divBdr>
        <w:top w:val="none" w:sz="0" w:space="0" w:color="auto"/>
        <w:left w:val="none" w:sz="0" w:space="0" w:color="auto"/>
        <w:bottom w:val="none" w:sz="0" w:space="0" w:color="auto"/>
        <w:right w:val="none" w:sz="0" w:space="0" w:color="auto"/>
      </w:divBdr>
    </w:div>
    <w:div w:id="1910454799">
      <w:bodyDiv w:val="1"/>
      <w:marLeft w:val="0"/>
      <w:marRight w:val="0"/>
      <w:marTop w:val="0"/>
      <w:marBottom w:val="0"/>
      <w:divBdr>
        <w:top w:val="none" w:sz="0" w:space="0" w:color="auto"/>
        <w:left w:val="none" w:sz="0" w:space="0" w:color="auto"/>
        <w:bottom w:val="none" w:sz="0" w:space="0" w:color="auto"/>
        <w:right w:val="none" w:sz="0" w:space="0" w:color="auto"/>
      </w:divBdr>
    </w:div>
    <w:div w:id="1911959948">
      <w:bodyDiv w:val="1"/>
      <w:marLeft w:val="0"/>
      <w:marRight w:val="0"/>
      <w:marTop w:val="0"/>
      <w:marBottom w:val="0"/>
      <w:divBdr>
        <w:top w:val="none" w:sz="0" w:space="0" w:color="auto"/>
        <w:left w:val="none" w:sz="0" w:space="0" w:color="auto"/>
        <w:bottom w:val="none" w:sz="0" w:space="0" w:color="auto"/>
        <w:right w:val="none" w:sz="0" w:space="0" w:color="auto"/>
      </w:divBdr>
    </w:div>
    <w:div w:id="1912344253">
      <w:bodyDiv w:val="1"/>
      <w:marLeft w:val="0"/>
      <w:marRight w:val="0"/>
      <w:marTop w:val="0"/>
      <w:marBottom w:val="0"/>
      <w:divBdr>
        <w:top w:val="none" w:sz="0" w:space="0" w:color="auto"/>
        <w:left w:val="none" w:sz="0" w:space="0" w:color="auto"/>
        <w:bottom w:val="none" w:sz="0" w:space="0" w:color="auto"/>
        <w:right w:val="none" w:sz="0" w:space="0" w:color="auto"/>
      </w:divBdr>
    </w:div>
    <w:div w:id="1912544065">
      <w:bodyDiv w:val="1"/>
      <w:marLeft w:val="0"/>
      <w:marRight w:val="0"/>
      <w:marTop w:val="0"/>
      <w:marBottom w:val="0"/>
      <w:divBdr>
        <w:top w:val="none" w:sz="0" w:space="0" w:color="auto"/>
        <w:left w:val="none" w:sz="0" w:space="0" w:color="auto"/>
        <w:bottom w:val="none" w:sz="0" w:space="0" w:color="auto"/>
        <w:right w:val="none" w:sz="0" w:space="0" w:color="auto"/>
      </w:divBdr>
    </w:div>
    <w:div w:id="1913659843">
      <w:bodyDiv w:val="1"/>
      <w:marLeft w:val="0"/>
      <w:marRight w:val="0"/>
      <w:marTop w:val="0"/>
      <w:marBottom w:val="0"/>
      <w:divBdr>
        <w:top w:val="none" w:sz="0" w:space="0" w:color="auto"/>
        <w:left w:val="none" w:sz="0" w:space="0" w:color="auto"/>
        <w:bottom w:val="none" w:sz="0" w:space="0" w:color="auto"/>
        <w:right w:val="none" w:sz="0" w:space="0" w:color="auto"/>
      </w:divBdr>
    </w:div>
    <w:div w:id="1917856713">
      <w:bodyDiv w:val="1"/>
      <w:marLeft w:val="0"/>
      <w:marRight w:val="0"/>
      <w:marTop w:val="0"/>
      <w:marBottom w:val="0"/>
      <w:divBdr>
        <w:top w:val="none" w:sz="0" w:space="0" w:color="auto"/>
        <w:left w:val="none" w:sz="0" w:space="0" w:color="auto"/>
        <w:bottom w:val="none" w:sz="0" w:space="0" w:color="auto"/>
        <w:right w:val="none" w:sz="0" w:space="0" w:color="auto"/>
      </w:divBdr>
    </w:div>
    <w:div w:id="1922059307">
      <w:bodyDiv w:val="1"/>
      <w:marLeft w:val="0"/>
      <w:marRight w:val="0"/>
      <w:marTop w:val="0"/>
      <w:marBottom w:val="0"/>
      <w:divBdr>
        <w:top w:val="none" w:sz="0" w:space="0" w:color="auto"/>
        <w:left w:val="none" w:sz="0" w:space="0" w:color="auto"/>
        <w:bottom w:val="none" w:sz="0" w:space="0" w:color="auto"/>
        <w:right w:val="none" w:sz="0" w:space="0" w:color="auto"/>
      </w:divBdr>
    </w:div>
    <w:div w:id="1922636931">
      <w:bodyDiv w:val="1"/>
      <w:marLeft w:val="0"/>
      <w:marRight w:val="0"/>
      <w:marTop w:val="0"/>
      <w:marBottom w:val="0"/>
      <w:divBdr>
        <w:top w:val="none" w:sz="0" w:space="0" w:color="auto"/>
        <w:left w:val="none" w:sz="0" w:space="0" w:color="auto"/>
        <w:bottom w:val="none" w:sz="0" w:space="0" w:color="auto"/>
        <w:right w:val="none" w:sz="0" w:space="0" w:color="auto"/>
      </w:divBdr>
    </w:div>
    <w:div w:id="1923290377">
      <w:bodyDiv w:val="1"/>
      <w:marLeft w:val="0"/>
      <w:marRight w:val="0"/>
      <w:marTop w:val="0"/>
      <w:marBottom w:val="0"/>
      <w:divBdr>
        <w:top w:val="none" w:sz="0" w:space="0" w:color="auto"/>
        <w:left w:val="none" w:sz="0" w:space="0" w:color="auto"/>
        <w:bottom w:val="none" w:sz="0" w:space="0" w:color="auto"/>
        <w:right w:val="none" w:sz="0" w:space="0" w:color="auto"/>
      </w:divBdr>
    </w:div>
    <w:div w:id="1926304645">
      <w:bodyDiv w:val="1"/>
      <w:marLeft w:val="0"/>
      <w:marRight w:val="0"/>
      <w:marTop w:val="0"/>
      <w:marBottom w:val="0"/>
      <w:divBdr>
        <w:top w:val="none" w:sz="0" w:space="0" w:color="auto"/>
        <w:left w:val="none" w:sz="0" w:space="0" w:color="auto"/>
        <w:bottom w:val="none" w:sz="0" w:space="0" w:color="auto"/>
        <w:right w:val="none" w:sz="0" w:space="0" w:color="auto"/>
      </w:divBdr>
    </w:div>
    <w:div w:id="1926525864">
      <w:bodyDiv w:val="1"/>
      <w:marLeft w:val="0"/>
      <w:marRight w:val="0"/>
      <w:marTop w:val="0"/>
      <w:marBottom w:val="0"/>
      <w:divBdr>
        <w:top w:val="none" w:sz="0" w:space="0" w:color="auto"/>
        <w:left w:val="none" w:sz="0" w:space="0" w:color="auto"/>
        <w:bottom w:val="none" w:sz="0" w:space="0" w:color="auto"/>
        <w:right w:val="none" w:sz="0" w:space="0" w:color="auto"/>
      </w:divBdr>
    </w:div>
    <w:div w:id="1926835775">
      <w:bodyDiv w:val="1"/>
      <w:marLeft w:val="0"/>
      <w:marRight w:val="0"/>
      <w:marTop w:val="0"/>
      <w:marBottom w:val="0"/>
      <w:divBdr>
        <w:top w:val="none" w:sz="0" w:space="0" w:color="auto"/>
        <w:left w:val="none" w:sz="0" w:space="0" w:color="auto"/>
        <w:bottom w:val="none" w:sz="0" w:space="0" w:color="auto"/>
        <w:right w:val="none" w:sz="0" w:space="0" w:color="auto"/>
      </w:divBdr>
    </w:div>
    <w:div w:id="1929540614">
      <w:bodyDiv w:val="1"/>
      <w:marLeft w:val="0"/>
      <w:marRight w:val="0"/>
      <w:marTop w:val="0"/>
      <w:marBottom w:val="0"/>
      <w:divBdr>
        <w:top w:val="none" w:sz="0" w:space="0" w:color="auto"/>
        <w:left w:val="none" w:sz="0" w:space="0" w:color="auto"/>
        <w:bottom w:val="none" w:sz="0" w:space="0" w:color="auto"/>
        <w:right w:val="none" w:sz="0" w:space="0" w:color="auto"/>
      </w:divBdr>
    </w:div>
    <w:div w:id="1930581146">
      <w:bodyDiv w:val="1"/>
      <w:marLeft w:val="0"/>
      <w:marRight w:val="0"/>
      <w:marTop w:val="0"/>
      <w:marBottom w:val="0"/>
      <w:divBdr>
        <w:top w:val="none" w:sz="0" w:space="0" w:color="auto"/>
        <w:left w:val="none" w:sz="0" w:space="0" w:color="auto"/>
        <w:bottom w:val="none" w:sz="0" w:space="0" w:color="auto"/>
        <w:right w:val="none" w:sz="0" w:space="0" w:color="auto"/>
      </w:divBdr>
    </w:div>
    <w:div w:id="1931962911">
      <w:bodyDiv w:val="1"/>
      <w:marLeft w:val="0"/>
      <w:marRight w:val="0"/>
      <w:marTop w:val="0"/>
      <w:marBottom w:val="0"/>
      <w:divBdr>
        <w:top w:val="none" w:sz="0" w:space="0" w:color="auto"/>
        <w:left w:val="none" w:sz="0" w:space="0" w:color="auto"/>
        <w:bottom w:val="none" w:sz="0" w:space="0" w:color="auto"/>
        <w:right w:val="none" w:sz="0" w:space="0" w:color="auto"/>
      </w:divBdr>
    </w:div>
    <w:div w:id="1937473522">
      <w:bodyDiv w:val="1"/>
      <w:marLeft w:val="0"/>
      <w:marRight w:val="0"/>
      <w:marTop w:val="0"/>
      <w:marBottom w:val="0"/>
      <w:divBdr>
        <w:top w:val="none" w:sz="0" w:space="0" w:color="auto"/>
        <w:left w:val="none" w:sz="0" w:space="0" w:color="auto"/>
        <w:bottom w:val="none" w:sz="0" w:space="0" w:color="auto"/>
        <w:right w:val="none" w:sz="0" w:space="0" w:color="auto"/>
      </w:divBdr>
    </w:div>
    <w:div w:id="1937899638">
      <w:bodyDiv w:val="1"/>
      <w:marLeft w:val="0"/>
      <w:marRight w:val="0"/>
      <w:marTop w:val="0"/>
      <w:marBottom w:val="0"/>
      <w:divBdr>
        <w:top w:val="none" w:sz="0" w:space="0" w:color="auto"/>
        <w:left w:val="none" w:sz="0" w:space="0" w:color="auto"/>
        <w:bottom w:val="none" w:sz="0" w:space="0" w:color="auto"/>
        <w:right w:val="none" w:sz="0" w:space="0" w:color="auto"/>
      </w:divBdr>
    </w:div>
    <w:div w:id="1943299097">
      <w:bodyDiv w:val="1"/>
      <w:marLeft w:val="0"/>
      <w:marRight w:val="0"/>
      <w:marTop w:val="0"/>
      <w:marBottom w:val="0"/>
      <w:divBdr>
        <w:top w:val="none" w:sz="0" w:space="0" w:color="auto"/>
        <w:left w:val="none" w:sz="0" w:space="0" w:color="auto"/>
        <w:bottom w:val="none" w:sz="0" w:space="0" w:color="auto"/>
        <w:right w:val="none" w:sz="0" w:space="0" w:color="auto"/>
      </w:divBdr>
    </w:div>
    <w:div w:id="1943994803">
      <w:bodyDiv w:val="1"/>
      <w:marLeft w:val="0"/>
      <w:marRight w:val="0"/>
      <w:marTop w:val="0"/>
      <w:marBottom w:val="0"/>
      <w:divBdr>
        <w:top w:val="none" w:sz="0" w:space="0" w:color="auto"/>
        <w:left w:val="none" w:sz="0" w:space="0" w:color="auto"/>
        <w:bottom w:val="none" w:sz="0" w:space="0" w:color="auto"/>
        <w:right w:val="none" w:sz="0" w:space="0" w:color="auto"/>
      </w:divBdr>
    </w:div>
    <w:div w:id="1946769077">
      <w:bodyDiv w:val="1"/>
      <w:marLeft w:val="0"/>
      <w:marRight w:val="0"/>
      <w:marTop w:val="0"/>
      <w:marBottom w:val="0"/>
      <w:divBdr>
        <w:top w:val="none" w:sz="0" w:space="0" w:color="auto"/>
        <w:left w:val="none" w:sz="0" w:space="0" w:color="auto"/>
        <w:bottom w:val="none" w:sz="0" w:space="0" w:color="auto"/>
        <w:right w:val="none" w:sz="0" w:space="0" w:color="auto"/>
      </w:divBdr>
    </w:div>
    <w:div w:id="1952123843">
      <w:bodyDiv w:val="1"/>
      <w:marLeft w:val="0"/>
      <w:marRight w:val="0"/>
      <w:marTop w:val="0"/>
      <w:marBottom w:val="0"/>
      <w:divBdr>
        <w:top w:val="none" w:sz="0" w:space="0" w:color="auto"/>
        <w:left w:val="none" w:sz="0" w:space="0" w:color="auto"/>
        <w:bottom w:val="none" w:sz="0" w:space="0" w:color="auto"/>
        <w:right w:val="none" w:sz="0" w:space="0" w:color="auto"/>
      </w:divBdr>
    </w:div>
    <w:div w:id="1956910760">
      <w:bodyDiv w:val="1"/>
      <w:marLeft w:val="0"/>
      <w:marRight w:val="0"/>
      <w:marTop w:val="0"/>
      <w:marBottom w:val="0"/>
      <w:divBdr>
        <w:top w:val="none" w:sz="0" w:space="0" w:color="auto"/>
        <w:left w:val="none" w:sz="0" w:space="0" w:color="auto"/>
        <w:bottom w:val="none" w:sz="0" w:space="0" w:color="auto"/>
        <w:right w:val="none" w:sz="0" w:space="0" w:color="auto"/>
      </w:divBdr>
    </w:div>
    <w:div w:id="1957519028">
      <w:bodyDiv w:val="1"/>
      <w:marLeft w:val="0"/>
      <w:marRight w:val="0"/>
      <w:marTop w:val="0"/>
      <w:marBottom w:val="0"/>
      <w:divBdr>
        <w:top w:val="none" w:sz="0" w:space="0" w:color="auto"/>
        <w:left w:val="none" w:sz="0" w:space="0" w:color="auto"/>
        <w:bottom w:val="none" w:sz="0" w:space="0" w:color="auto"/>
        <w:right w:val="none" w:sz="0" w:space="0" w:color="auto"/>
      </w:divBdr>
    </w:div>
    <w:div w:id="1957984461">
      <w:bodyDiv w:val="1"/>
      <w:marLeft w:val="0"/>
      <w:marRight w:val="0"/>
      <w:marTop w:val="0"/>
      <w:marBottom w:val="0"/>
      <w:divBdr>
        <w:top w:val="none" w:sz="0" w:space="0" w:color="auto"/>
        <w:left w:val="none" w:sz="0" w:space="0" w:color="auto"/>
        <w:bottom w:val="none" w:sz="0" w:space="0" w:color="auto"/>
        <w:right w:val="none" w:sz="0" w:space="0" w:color="auto"/>
      </w:divBdr>
      <w:divsChild>
        <w:div w:id="1832402054">
          <w:marLeft w:val="480"/>
          <w:marRight w:val="0"/>
          <w:marTop w:val="0"/>
          <w:marBottom w:val="0"/>
          <w:divBdr>
            <w:top w:val="none" w:sz="0" w:space="0" w:color="auto"/>
            <w:left w:val="none" w:sz="0" w:space="0" w:color="auto"/>
            <w:bottom w:val="none" w:sz="0" w:space="0" w:color="auto"/>
            <w:right w:val="none" w:sz="0" w:space="0" w:color="auto"/>
          </w:divBdr>
        </w:div>
        <w:div w:id="161043135">
          <w:marLeft w:val="480"/>
          <w:marRight w:val="0"/>
          <w:marTop w:val="0"/>
          <w:marBottom w:val="0"/>
          <w:divBdr>
            <w:top w:val="none" w:sz="0" w:space="0" w:color="auto"/>
            <w:left w:val="none" w:sz="0" w:space="0" w:color="auto"/>
            <w:bottom w:val="none" w:sz="0" w:space="0" w:color="auto"/>
            <w:right w:val="none" w:sz="0" w:space="0" w:color="auto"/>
          </w:divBdr>
        </w:div>
        <w:div w:id="138426017">
          <w:marLeft w:val="480"/>
          <w:marRight w:val="0"/>
          <w:marTop w:val="0"/>
          <w:marBottom w:val="0"/>
          <w:divBdr>
            <w:top w:val="none" w:sz="0" w:space="0" w:color="auto"/>
            <w:left w:val="none" w:sz="0" w:space="0" w:color="auto"/>
            <w:bottom w:val="none" w:sz="0" w:space="0" w:color="auto"/>
            <w:right w:val="none" w:sz="0" w:space="0" w:color="auto"/>
          </w:divBdr>
        </w:div>
        <w:div w:id="1191335280">
          <w:marLeft w:val="480"/>
          <w:marRight w:val="0"/>
          <w:marTop w:val="0"/>
          <w:marBottom w:val="0"/>
          <w:divBdr>
            <w:top w:val="none" w:sz="0" w:space="0" w:color="auto"/>
            <w:left w:val="none" w:sz="0" w:space="0" w:color="auto"/>
            <w:bottom w:val="none" w:sz="0" w:space="0" w:color="auto"/>
            <w:right w:val="none" w:sz="0" w:space="0" w:color="auto"/>
          </w:divBdr>
        </w:div>
        <w:div w:id="944263678">
          <w:marLeft w:val="480"/>
          <w:marRight w:val="0"/>
          <w:marTop w:val="0"/>
          <w:marBottom w:val="0"/>
          <w:divBdr>
            <w:top w:val="none" w:sz="0" w:space="0" w:color="auto"/>
            <w:left w:val="none" w:sz="0" w:space="0" w:color="auto"/>
            <w:bottom w:val="none" w:sz="0" w:space="0" w:color="auto"/>
            <w:right w:val="none" w:sz="0" w:space="0" w:color="auto"/>
          </w:divBdr>
        </w:div>
        <w:div w:id="489709312">
          <w:marLeft w:val="480"/>
          <w:marRight w:val="0"/>
          <w:marTop w:val="0"/>
          <w:marBottom w:val="0"/>
          <w:divBdr>
            <w:top w:val="none" w:sz="0" w:space="0" w:color="auto"/>
            <w:left w:val="none" w:sz="0" w:space="0" w:color="auto"/>
            <w:bottom w:val="none" w:sz="0" w:space="0" w:color="auto"/>
            <w:right w:val="none" w:sz="0" w:space="0" w:color="auto"/>
          </w:divBdr>
        </w:div>
        <w:div w:id="710572985">
          <w:marLeft w:val="480"/>
          <w:marRight w:val="0"/>
          <w:marTop w:val="0"/>
          <w:marBottom w:val="0"/>
          <w:divBdr>
            <w:top w:val="none" w:sz="0" w:space="0" w:color="auto"/>
            <w:left w:val="none" w:sz="0" w:space="0" w:color="auto"/>
            <w:bottom w:val="none" w:sz="0" w:space="0" w:color="auto"/>
            <w:right w:val="none" w:sz="0" w:space="0" w:color="auto"/>
          </w:divBdr>
        </w:div>
        <w:div w:id="488987212">
          <w:marLeft w:val="480"/>
          <w:marRight w:val="0"/>
          <w:marTop w:val="0"/>
          <w:marBottom w:val="0"/>
          <w:divBdr>
            <w:top w:val="none" w:sz="0" w:space="0" w:color="auto"/>
            <w:left w:val="none" w:sz="0" w:space="0" w:color="auto"/>
            <w:bottom w:val="none" w:sz="0" w:space="0" w:color="auto"/>
            <w:right w:val="none" w:sz="0" w:space="0" w:color="auto"/>
          </w:divBdr>
        </w:div>
        <w:div w:id="826868696">
          <w:marLeft w:val="480"/>
          <w:marRight w:val="0"/>
          <w:marTop w:val="0"/>
          <w:marBottom w:val="0"/>
          <w:divBdr>
            <w:top w:val="none" w:sz="0" w:space="0" w:color="auto"/>
            <w:left w:val="none" w:sz="0" w:space="0" w:color="auto"/>
            <w:bottom w:val="none" w:sz="0" w:space="0" w:color="auto"/>
            <w:right w:val="none" w:sz="0" w:space="0" w:color="auto"/>
          </w:divBdr>
        </w:div>
        <w:div w:id="1865823992">
          <w:marLeft w:val="480"/>
          <w:marRight w:val="0"/>
          <w:marTop w:val="0"/>
          <w:marBottom w:val="0"/>
          <w:divBdr>
            <w:top w:val="none" w:sz="0" w:space="0" w:color="auto"/>
            <w:left w:val="none" w:sz="0" w:space="0" w:color="auto"/>
            <w:bottom w:val="none" w:sz="0" w:space="0" w:color="auto"/>
            <w:right w:val="none" w:sz="0" w:space="0" w:color="auto"/>
          </w:divBdr>
        </w:div>
        <w:div w:id="1876850169">
          <w:marLeft w:val="480"/>
          <w:marRight w:val="0"/>
          <w:marTop w:val="0"/>
          <w:marBottom w:val="0"/>
          <w:divBdr>
            <w:top w:val="none" w:sz="0" w:space="0" w:color="auto"/>
            <w:left w:val="none" w:sz="0" w:space="0" w:color="auto"/>
            <w:bottom w:val="none" w:sz="0" w:space="0" w:color="auto"/>
            <w:right w:val="none" w:sz="0" w:space="0" w:color="auto"/>
          </w:divBdr>
        </w:div>
        <w:div w:id="1832941061">
          <w:marLeft w:val="480"/>
          <w:marRight w:val="0"/>
          <w:marTop w:val="0"/>
          <w:marBottom w:val="0"/>
          <w:divBdr>
            <w:top w:val="none" w:sz="0" w:space="0" w:color="auto"/>
            <w:left w:val="none" w:sz="0" w:space="0" w:color="auto"/>
            <w:bottom w:val="none" w:sz="0" w:space="0" w:color="auto"/>
            <w:right w:val="none" w:sz="0" w:space="0" w:color="auto"/>
          </w:divBdr>
        </w:div>
        <w:div w:id="1116288875">
          <w:marLeft w:val="480"/>
          <w:marRight w:val="0"/>
          <w:marTop w:val="0"/>
          <w:marBottom w:val="0"/>
          <w:divBdr>
            <w:top w:val="none" w:sz="0" w:space="0" w:color="auto"/>
            <w:left w:val="none" w:sz="0" w:space="0" w:color="auto"/>
            <w:bottom w:val="none" w:sz="0" w:space="0" w:color="auto"/>
            <w:right w:val="none" w:sz="0" w:space="0" w:color="auto"/>
          </w:divBdr>
        </w:div>
        <w:div w:id="569005612">
          <w:marLeft w:val="480"/>
          <w:marRight w:val="0"/>
          <w:marTop w:val="0"/>
          <w:marBottom w:val="0"/>
          <w:divBdr>
            <w:top w:val="none" w:sz="0" w:space="0" w:color="auto"/>
            <w:left w:val="none" w:sz="0" w:space="0" w:color="auto"/>
            <w:bottom w:val="none" w:sz="0" w:space="0" w:color="auto"/>
            <w:right w:val="none" w:sz="0" w:space="0" w:color="auto"/>
          </w:divBdr>
        </w:div>
      </w:divsChild>
    </w:div>
    <w:div w:id="1961065815">
      <w:bodyDiv w:val="1"/>
      <w:marLeft w:val="0"/>
      <w:marRight w:val="0"/>
      <w:marTop w:val="0"/>
      <w:marBottom w:val="0"/>
      <w:divBdr>
        <w:top w:val="none" w:sz="0" w:space="0" w:color="auto"/>
        <w:left w:val="none" w:sz="0" w:space="0" w:color="auto"/>
        <w:bottom w:val="none" w:sz="0" w:space="0" w:color="auto"/>
        <w:right w:val="none" w:sz="0" w:space="0" w:color="auto"/>
      </w:divBdr>
    </w:div>
    <w:div w:id="1963530683">
      <w:bodyDiv w:val="1"/>
      <w:marLeft w:val="0"/>
      <w:marRight w:val="0"/>
      <w:marTop w:val="0"/>
      <w:marBottom w:val="0"/>
      <w:divBdr>
        <w:top w:val="none" w:sz="0" w:space="0" w:color="auto"/>
        <w:left w:val="none" w:sz="0" w:space="0" w:color="auto"/>
        <w:bottom w:val="none" w:sz="0" w:space="0" w:color="auto"/>
        <w:right w:val="none" w:sz="0" w:space="0" w:color="auto"/>
      </w:divBdr>
    </w:div>
    <w:div w:id="1964265580">
      <w:bodyDiv w:val="1"/>
      <w:marLeft w:val="0"/>
      <w:marRight w:val="0"/>
      <w:marTop w:val="0"/>
      <w:marBottom w:val="0"/>
      <w:divBdr>
        <w:top w:val="none" w:sz="0" w:space="0" w:color="auto"/>
        <w:left w:val="none" w:sz="0" w:space="0" w:color="auto"/>
        <w:bottom w:val="none" w:sz="0" w:space="0" w:color="auto"/>
        <w:right w:val="none" w:sz="0" w:space="0" w:color="auto"/>
      </w:divBdr>
    </w:div>
    <w:div w:id="1964269436">
      <w:bodyDiv w:val="1"/>
      <w:marLeft w:val="0"/>
      <w:marRight w:val="0"/>
      <w:marTop w:val="0"/>
      <w:marBottom w:val="0"/>
      <w:divBdr>
        <w:top w:val="none" w:sz="0" w:space="0" w:color="auto"/>
        <w:left w:val="none" w:sz="0" w:space="0" w:color="auto"/>
        <w:bottom w:val="none" w:sz="0" w:space="0" w:color="auto"/>
        <w:right w:val="none" w:sz="0" w:space="0" w:color="auto"/>
      </w:divBdr>
    </w:div>
    <w:div w:id="1964342636">
      <w:bodyDiv w:val="1"/>
      <w:marLeft w:val="0"/>
      <w:marRight w:val="0"/>
      <w:marTop w:val="0"/>
      <w:marBottom w:val="0"/>
      <w:divBdr>
        <w:top w:val="none" w:sz="0" w:space="0" w:color="auto"/>
        <w:left w:val="none" w:sz="0" w:space="0" w:color="auto"/>
        <w:bottom w:val="none" w:sz="0" w:space="0" w:color="auto"/>
        <w:right w:val="none" w:sz="0" w:space="0" w:color="auto"/>
      </w:divBdr>
    </w:div>
    <w:div w:id="1967156167">
      <w:bodyDiv w:val="1"/>
      <w:marLeft w:val="0"/>
      <w:marRight w:val="0"/>
      <w:marTop w:val="0"/>
      <w:marBottom w:val="0"/>
      <w:divBdr>
        <w:top w:val="none" w:sz="0" w:space="0" w:color="auto"/>
        <w:left w:val="none" w:sz="0" w:space="0" w:color="auto"/>
        <w:bottom w:val="none" w:sz="0" w:space="0" w:color="auto"/>
        <w:right w:val="none" w:sz="0" w:space="0" w:color="auto"/>
      </w:divBdr>
    </w:div>
    <w:div w:id="1969123850">
      <w:bodyDiv w:val="1"/>
      <w:marLeft w:val="0"/>
      <w:marRight w:val="0"/>
      <w:marTop w:val="0"/>
      <w:marBottom w:val="0"/>
      <w:divBdr>
        <w:top w:val="none" w:sz="0" w:space="0" w:color="auto"/>
        <w:left w:val="none" w:sz="0" w:space="0" w:color="auto"/>
        <w:bottom w:val="none" w:sz="0" w:space="0" w:color="auto"/>
        <w:right w:val="none" w:sz="0" w:space="0" w:color="auto"/>
      </w:divBdr>
    </w:div>
    <w:div w:id="1970932893">
      <w:bodyDiv w:val="1"/>
      <w:marLeft w:val="0"/>
      <w:marRight w:val="0"/>
      <w:marTop w:val="0"/>
      <w:marBottom w:val="0"/>
      <w:divBdr>
        <w:top w:val="none" w:sz="0" w:space="0" w:color="auto"/>
        <w:left w:val="none" w:sz="0" w:space="0" w:color="auto"/>
        <w:bottom w:val="none" w:sz="0" w:space="0" w:color="auto"/>
        <w:right w:val="none" w:sz="0" w:space="0" w:color="auto"/>
      </w:divBdr>
    </w:div>
    <w:div w:id="1971858104">
      <w:bodyDiv w:val="1"/>
      <w:marLeft w:val="0"/>
      <w:marRight w:val="0"/>
      <w:marTop w:val="0"/>
      <w:marBottom w:val="0"/>
      <w:divBdr>
        <w:top w:val="none" w:sz="0" w:space="0" w:color="auto"/>
        <w:left w:val="none" w:sz="0" w:space="0" w:color="auto"/>
        <w:bottom w:val="none" w:sz="0" w:space="0" w:color="auto"/>
        <w:right w:val="none" w:sz="0" w:space="0" w:color="auto"/>
      </w:divBdr>
    </w:div>
    <w:div w:id="1972788135">
      <w:bodyDiv w:val="1"/>
      <w:marLeft w:val="0"/>
      <w:marRight w:val="0"/>
      <w:marTop w:val="0"/>
      <w:marBottom w:val="0"/>
      <w:divBdr>
        <w:top w:val="none" w:sz="0" w:space="0" w:color="auto"/>
        <w:left w:val="none" w:sz="0" w:space="0" w:color="auto"/>
        <w:bottom w:val="none" w:sz="0" w:space="0" w:color="auto"/>
        <w:right w:val="none" w:sz="0" w:space="0" w:color="auto"/>
      </w:divBdr>
    </w:div>
    <w:div w:id="1975988518">
      <w:bodyDiv w:val="1"/>
      <w:marLeft w:val="0"/>
      <w:marRight w:val="0"/>
      <w:marTop w:val="0"/>
      <w:marBottom w:val="0"/>
      <w:divBdr>
        <w:top w:val="none" w:sz="0" w:space="0" w:color="auto"/>
        <w:left w:val="none" w:sz="0" w:space="0" w:color="auto"/>
        <w:bottom w:val="none" w:sz="0" w:space="0" w:color="auto"/>
        <w:right w:val="none" w:sz="0" w:space="0" w:color="auto"/>
      </w:divBdr>
    </w:div>
    <w:div w:id="1978023599">
      <w:bodyDiv w:val="1"/>
      <w:marLeft w:val="0"/>
      <w:marRight w:val="0"/>
      <w:marTop w:val="0"/>
      <w:marBottom w:val="0"/>
      <w:divBdr>
        <w:top w:val="none" w:sz="0" w:space="0" w:color="auto"/>
        <w:left w:val="none" w:sz="0" w:space="0" w:color="auto"/>
        <w:bottom w:val="none" w:sz="0" w:space="0" w:color="auto"/>
        <w:right w:val="none" w:sz="0" w:space="0" w:color="auto"/>
      </w:divBdr>
    </w:div>
    <w:div w:id="1980375402">
      <w:bodyDiv w:val="1"/>
      <w:marLeft w:val="0"/>
      <w:marRight w:val="0"/>
      <w:marTop w:val="0"/>
      <w:marBottom w:val="0"/>
      <w:divBdr>
        <w:top w:val="none" w:sz="0" w:space="0" w:color="auto"/>
        <w:left w:val="none" w:sz="0" w:space="0" w:color="auto"/>
        <w:bottom w:val="none" w:sz="0" w:space="0" w:color="auto"/>
        <w:right w:val="none" w:sz="0" w:space="0" w:color="auto"/>
      </w:divBdr>
    </w:div>
    <w:div w:id="1982878832">
      <w:bodyDiv w:val="1"/>
      <w:marLeft w:val="0"/>
      <w:marRight w:val="0"/>
      <w:marTop w:val="0"/>
      <w:marBottom w:val="0"/>
      <w:divBdr>
        <w:top w:val="none" w:sz="0" w:space="0" w:color="auto"/>
        <w:left w:val="none" w:sz="0" w:space="0" w:color="auto"/>
        <w:bottom w:val="none" w:sz="0" w:space="0" w:color="auto"/>
        <w:right w:val="none" w:sz="0" w:space="0" w:color="auto"/>
      </w:divBdr>
    </w:div>
    <w:div w:id="1982881297">
      <w:bodyDiv w:val="1"/>
      <w:marLeft w:val="0"/>
      <w:marRight w:val="0"/>
      <w:marTop w:val="0"/>
      <w:marBottom w:val="0"/>
      <w:divBdr>
        <w:top w:val="none" w:sz="0" w:space="0" w:color="auto"/>
        <w:left w:val="none" w:sz="0" w:space="0" w:color="auto"/>
        <w:bottom w:val="none" w:sz="0" w:space="0" w:color="auto"/>
        <w:right w:val="none" w:sz="0" w:space="0" w:color="auto"/>
      </w:divBdr>
    </w:div>
    <w:div w:id="1982997067">
      <w:bodyDiv w:val="1"/>
      <w:marLeft w:val="0"/>
      <w:marRight w:val="0"/>
      <w:marTop w:val="0"/>
      <w:marBottom w:val="0"/>
      <w:divBdr>
        <w:top w:val="none" w:sz="0" w:space="0" w:color="auto"/>
        <w:left w:val="none" w:sz="0" w:space="0" w:color="auto"/>
        <w:bottom w:val="none" w:sz="0" w:space="0" w:color="auto"/>
        <w:right w:val="none" w:sz="0" w:space="0" w:color="auto"/>
      </w:divBdr>
    </w:div>
    <w:div w:id="1988122274">
      <w:bodyDiv w:val="1"/>
      <w:marLeft w:val="0"/>
      <w:marRight w:val="0"/>
      <w:marTop w:val="0"/>
      <w:marBottom w:val="0"/>
      <w:divBdr>
        <w:top w:val="none" w:sz="0" w:space="0" w:color="auto"/>
        <w:left w:val="none" w:sz="0" w:space="0" w:color="auto"/>
        <w:bottom w:val="none" w:sz="0" w:space="0" w:color="auto"/>
        <w:right w:val="none" w:sz="0" w:space="0" w:color="auto"/>
      </w:divBdr>
    </w:div>
    <w:div w:id="1988364806">
      <w:bodyDiv w:val="1"/>
      <w:marLeft w:val="0"/>
      <w:marRight w:val="0"/>
      <w:marTop w:val="0"/>
      <w:marBottom w:val="0"/>
      <w:divBdr>
        <w:top w:val="none" w:sz="0" w:space="0" w:color="auto"/>
        <w:left w:val="none" w:sz="0" w:space="0" w:color="auto"/>
        <w:bottom w:val="none" w:sz="0" w:space="0" w:color="auto"/>
        <w:right w:val="none" w:sz="0" w:space="0" w:color="auto"/>
      </w:divBdr>
    </w:div>
    <w:div w:id="1990940604">
      <w:bodyDiv w:val="1"/>
      <w:marLeft w:val="0"/>
      <w:marRight w:val="0"/>
      <w:marTop w:val="0"/>
      <w:marBottom w:val="0"/>
      <w:divBdr>
        <w:top w:val="none" w:sz="0" w:space="0" w:color="auto"/>
        <w:left w:val="none" w:sz="0" w:space="0" w:color="auto"/>
        <w:bottom w:val="none" w:sz="0" w:space="0" w:color="auto"/>
        <w:right w:val="none" w:sz="0" w:space="0" w:color="auto"/>
      </w:divBdr>
    </w:div>
    <w:div w:id="1993483489">
      <w:bodyDiv w:val="1"/>
      <w:marLeft w:val="0"/>
      <w:marRight w:val="0"/>
      <w:marTop w:val="0"/>
      <w:marBottom w:val="0"/>
      <w:divBdr>
        <w:top w:val="none" w:sz="0" w:space="0" w:color="auto"/>
        <w:left w:val="none" w:sz="0" w:space="0" w:color="auto"/>
        <w:bottom w:val="none" w:sz="0" w:space="0" w:color="auto"/>
        <w:right w:val="none" w:sz="0" w:space="0" w:color="auto"/>
      </w:divBdr>
    </w:div>
    <w:div w:id="1993561598">
      <w:bodyDiv w:val="1"/>
      <w:marLeft w:val="0"/>
      <w:marRight w:val="0"/>
      <w:marTop w:val="0"/>
      <w:marBottom w:val="0"/>
      <w:divBdr>
        <w:top w:val="none" w:sz="0" w:space="0" w:color="auto"/>
        <w:left w:val="none" w:sz="0" w:space="0" w:color="auto"/>
        <w:bottom w:val="none" w:sz="0" w:space="0" w:color="auto"/>
        <w:right w:val="none" w:sz="0" w:space="0" w:color="auto"/>
      </w:divBdr>
    </w:div>
    <w:div w:id="1998335359">
      <w:bodyDiv w:val="1"/>
      <w:marLeft w:val="0"/>
      <w:marRight w:val="0"/>
      <w:marTop w:val="0"/>
      <w:marBottom w:val="0"/>
      <w:divBdr>
        <w:top w:val="none" w:sz="0" w:space="0" w:color="auto"/>
        <w:left w:val="none" w:sz="0" w:space="0" w:color="auto"/>
        <w:bottom w:val="none" w:sz="0" w:space="0" w:color="auto"/>
        <w:right w:val="none" w:sz="0" w:space="0" w:color="auto"/>
      </w:divBdr>
    </w:div>
    <w:div w:id="2001302111">
      <w:bodyDiv w:val="1"/>
      <w:marLeft w:val="0"/>
      <w:marRight w:val="0"/>
      <w:marTop w:val="0"/>
      <w:marBottom w:val="0"/>
      <w:divBdr>
        <w:top w:val="none" w:sz="0" w:space="0" w:color="auto"/>
        <w:left w:val="none" w:sz="0" w:space="0" w:color="auto"/>
        <w:bottom w:val="none" w:sz="0" w:space="0" w:color="auto"/>
        <w:right w:val="none" w:sz="0" w:space="0" w:color="auto"/>
      </w:divBdr>
    </w:div>
    <w:div w:id="2002392409">
      <w:bodyDiv w:val="1"/>
      <w:marLeft w:val="0"/>
      <w:marRight w:val="0"/>
      <w:marTop w:val="0"/>
      <w:marBottom w:val="0"/>
      <w:divBdr>
        <w:top w:val="none" w:sz="0" w:space="0" w:color="auto"/>
        <w:left w:val="none" w:sz="0" w:space="0" w:color="auto"/>
        <w:bottom w:val="none" w:sz="0" w:space="0" w:color="auto"/>
        <w:right w:val="none" w:sz="0" w:space="0" w:color="auto"/>
      </w:divBdr>
    </w:div>
    <w:div w:id="2004383184">
      <w:bodyDiv w:val="1"/>
      <w:marLeft w:val="0"/>
      <w:marRight w:val="0"/>
      <w:marTop w:val="0"/>
      <w:marBottom w:val="0"/>
      <w:divBdr>
        <w:top w:val="none" w:sz="0" w:space="0" w:color="auto"/>
        <w:left w:val="none" w:sz="0" w:space="0" w:color="auto"/>
        <w:bottom w:val="none" w:sz="0" w:space="0" w:color="auto"/>
        <w:right w:val="none" w:sz="0" w:space="0" w:color="auto"/>
      </w:divBdr>
    </w:div>
    <w:div w:id="2005738103">
      <w:bodyDiv w:val="1"/>
      <w:marLeft w:val="0"/>
      <w:marRight w:val="0"/>
      <w:marTop w:val="0"/>
      <w:marBottom w:val="0"/>
      <w:divBdr>
        <w:top w:val="none" w:sz="0" w:space="0" w:color="auto"/>
        <w:left w:val="none" w:sz="0" w:space="0" w:color="auto"/>
        <w:bottom w:val="none" w:sz="0" w:space="0" w:color="auto"/>
        <w:right w:val="none" w:sz="0" w:space="0" w:color="auto"/>
      </w:divBdr>
    </w:div>
    <w:div w:id="2006979064">
      <w:bodyDiv w:val="1"/>
      <w:marLeft w:val="0"/>
      <w:marRight w:val="0"/>
      <w:marTop w:val="0"/>
      <w:marBottom w:val="0"/>
      <w:divBdr>
        <w:top w:val="none" w:sz="0" w:space="0" w:color="auto"/>
        <w:left w:val="none" w:sz="0" w:space="0" w:color="auto"/>
        <w:bottom w:val="none" w:sz="0" w:space="0" w:color="auto"/>
        <w:right w:val="none" w:sz="0" w:space="0" w:color="auto"/>
      </w:divBdr>
    </w:div>
    <w:div w:id="2009166192">
      <w:bodyDiv w:val="1"/>
      <w:marLeft w:val="0"/>
      <w:marRight w:val="0"/>
      <w:marTop w:val="0"/>
      <w:marBottom w:val="0"/>
      <w:divBdr>
        <w:top w:val="none" w:sz="0" w:space="0" w:color="auto"/>
        <w:left w:val="none" w:sz="0" w:space="0" w:color="auto"/>
        <w:bottom w:val="none" w:sz="0" w:space="0" w:color="auto"/>
        <w:right w:val="none" w:sz="0" w:space="0" w:color="auto"/>
      </w:divBdr>
    </w:div>
    <w:div w:id="2012028514">
      <w:bodyDiv w:val="1"/>
      <w:marLeft w:val="0"/>
      <w:marRight w:val="0"/>
      <w:marTop w:val="0"/>
      <w:marBottom w:val="0"/>
      <w:divBdr>
        <w:top w:val="none" w:sz="0" w:space="0" w:color="auto"/>
        <w:left w:val="none" w:sz="0" w:space="0" w:color="auto"/>
        <w:bottom w:val="none" w:sz="0" w:space="0" w:color="auto"/>
        <w:right w:val="none" w:sz="0" w:space="0" w:color="auto"/>
      </w:divBdr>
    </w:div>
    <w:div w:id="2012293330">
      <w:bodyDiv w:val="1"/>
      <w:marLeft w:val="0"/>
      <w:marRight w:val="0"/>
      <w:marTop w:val="0"/>
      <w:marBottom w:val="0"/>
      <w:divBdr>
        <w:top w:val="none" w:sz="0" w:space="0" w:color="auto"/>
        <w:left w:val="none" w:sz="0" w:space="0" w:color="auto"/>
        <w:bottom w:val="none" w:sz="0" w:space="0" w:color="auto"/>
        <w:right w:val="none" w:sz="0" w:space="0" w:color="auto"/>
      </w:divBdr>
    </w:div>
    <w:div w:id="2015107442">
      <w:bodyDiv w:val="1"/>
      <w:marLeft w:val="0"/>
      <w:marRight w:val="0"/>
      <w:marTop w:val="0"/>
      <w:marBottom w:val="0"/>
      <w:divBdr>
        <w:top w:val="none" w:sz="0" w:space="0" w:color="auto"/>
        <w:left w:val="none" w:sz="0" w:space="0" w:color="auto"/>
        <w:bottom w:val="none" w:sz="0" w:space="0" w:color="auto"/>
        <w:right w:val="none" w:sz="0" w:space="0" w:color="auto"/>
      </w:divBdr>
    </w:div>
    <w:div w:id="2016028862">
      <w:bodyDiv w:val="1"/>
      <w:marLeft w:val="0"/>
      <w:marRight w:val="0"/>
      <w:marTop w:val="0"/>
      <w:marBottom w:val="0"/>
      <w:divBdr>
        <w:top w:val="none" w:sz="0" w:space="0" w:color="auto"/>
        <w:left w:val="none" w:sz="0" w:space="0" w:color="auto"/>
        <w:bottom w:val="none" w:sz="0" w:space="0" w:color="auto"/>
        <w:right w:val="none" w:sz="0" w:space="0" w:color="auto"/>
      </w:divBdr>
    </w:div>
    <w:div w:id="2016226350">
      <w:bodyDiv w:val="1"/>
      <w:marLeft w:val="0"/>
      <w:marRight w:val="0"/>
      <w:marTop w:val="0"/>
      <w:marBottom w:val="0"/>
      <w:divBdr>
        <w:top w:val="none" w:sz="0" w:space="0" w:color="auto"/>
        <w:left w:val="none" w:sz="0" w:space="0" w:color="auto"/>
        <w:bottom w:val="none" w:sz="0" w:space="0" w:color="auto"/>
        <w:right w:val="none" w:sz="0" w:space="0" w:color="auto"/>
      </w:divBdr>
    </w:div>
    <w:div w:id="2019237446">
      <w:bodyDiv w:val="1"/>
      <w:marLeft w:val="0"/>
      <w:marRight w:val="0"/>
      <w:marTop w:val="0"/>
      <w:marBottom w:val="0"/>
      <w:divBdr>
        <w:top w:val="none" w:sz="0" w:space="0" w:color="auto"/>
        <w:left w:val="none" w:sz="0" w:space="0" w:color="auto"/>
        <w:bottom w:val="none" w:sz="0" w:space="0" w:color="auto"/>
        <w:right w:val="none" w:sz="0" w:space="0" w:color="auto"/>
      </w:divBdr>
    </w:div>
    <w:div w:id="2019697089">
      <w:bodyDiv w:val="1"/>
      <w:marLeft w:val="0"/>
      <w:marRight w:val="0"/>
      <w:marTop w:val="0"/>
      <w:marBottom w:val="0"/>
      <w:divBdr>
        <w:top w:val="none" w:sz="0" w:space="0" w:color="auto"/>
        <w:left w:val="none" w:sz="0" w:space="0" w:color="auto"/>
        <w:bottom w:val="none" w:sz="0" w:space="0" w:color="auto"/>
        <w:right w:val="none" w:sz="0" w:space="0" w:color="auto"/>
      </w:divBdr>
      <w:divsChild>
        <w:div w:id="1853300762">
          <w:marLeft w:val="480"/>
          <w:marRight w:val="0"/>
          <w:marTop w:val="0"/>
          <w:marBottom w:val="0"/>
          <w:divBdr>
            <w:top w:val="none" w:sz="0" w:space="0" w:color="auto"/>
            <w:left w:val="none" w:sz="0" w:space="0" w:color="auto"/>
            <w:bottom w:val="none" w:sz="0" w:space="0" w:color="auto"/>
            <w:right w:val="none" w:sz="0" w:space="0" w:color="auto"/>
          </w:divBdr>
        </w:div>
        <w:div w:id="442573565">
          <w:marLeft w:val="480"/>
          <w:marRight w:val="0"/>
          <w:marTop w:val="0"/>
          <w:marBottom w:val="0"/>
          <w:divBdr>
            <w:top w:val="none" w:sz="0" w:space="0" w:color="auto"/>
            <w:left w:val="none" w:sz="0" w:space="0" w:color="auto"/>
            <w:bottom w:val="none" w:sz="0" w:space="0" w:color="auto"/>
            <w:right w:val="none" w:sz="0" w:space="0" w:color="auto"/>
          </w:divBdr>
        </w:div>
        <w:div w:id="1239293266">
          <w:marLeft w:val="480"/>
          <w:marRight w:val="0"/>
          <w:marTop w:val="0"/>
          <w:marBottom w:val="0"/>
          <w:divBdr>
            <w:top w:val="none" w:sz="0" w:space="0" w:color="auto"/>
            <w:left w:val="none" w:sz="0" w:space="0" w:color="auto"/>
            <w:bottom w:val="none" w:sz="0" w:space="0" w:color="auto"/>
            <w:right w:val="none" w:sz="0" w:space="0" w:color="auto"/>
          </w:divBdr>
        </w:div>
        <w:div w:id="1643316309">
          <w:marLeft w:val="480"/>
          <w:marRight w:val="0"/>
          <w:marTop w:val="0"/>
          <w:marBottom w:val="0"/>
          <w:divBdr>
            <w:top w:val="none" w:sz="0" w:space="0" w:color="auto"/>
            <w:left w:val="none" w:sz="0" w:space="0" w:color="auto"/>
            <w:bottom w:val="none" w:sz="0" w:space="0" w:color="auto"/>
            <w:right w:val="none" w:sz="0" w:space="0" w:color="auto"/>
          </w:divBdr>
        </w:div>
        <w:div w:id="999115567">
          <w:marLeft w:val="480"/>
          <w:marRight w:val="0"/>
          <w:marTop w:val="0"/>
          <w:marBottom w:val="0"/>
          <w:divBdr>
            <w:top w:val="none" w:sz="0" w:space="0" w:color="auto"/>
            <w:left w:val="none" w:sz="0" w:space="0" w:color="auto"/>
            <w:bottom w:val="none" w:sz="0" w:space="0" w:color="auto"/>
            <w:right w:val="none" w:sz="0" w:space="0" w:color="auto"/>
          </w:divBdr>
        </w:div>
        <w:div w:id="1712996328">
          <w:marLeft w:val="480"/>
          <w:marRight w:val="0"/>
          <w:marTop w:val="0"/>
          <w:marBottom w:val="0"/>
          <w:divBdr>
            <w:top w:val="none" w:sz="0" w:space="0" w:color="auto"/>
            <w:left w:val="none" w:sz="0" w:space="0" w:color="auto"/>
            <w:bottom w:val="none" w:sz="0" w:space="0" w:color="auto"/>
            <w:right w:val="none" w:sz="0" w:space="0" w:color="auto"/>
          </w:divBdr>
        </w:div>
        <w:div w:id="1364476658">
          <w:marLeft w:val="480"/>
          <w:marRight w:val="0"/>
          <w:marTop w:val="0"/>
          <w:marBottom w:val="0"/>
          <w:divBdr>
            <w:top w:val="none" w:sz="0" w:space="0" w:color="auto"/>
            <w:left w:val="none" w:sz="0" w:space="0" w:color="auto"/>
            <w:bottom w:val="none" w:sz="0" w:space="0" w:color="auto"/>
            <w:right w:val="none" w:sz="0" w:space="0" w:color="auto"/>
          </w:divBdr>
        </w:div>
        <w:div w:id="1576279475">
          <w:marLeft w:val="480"/>
          <w:marRight w:val="0"/>
          <w:marTop w:val="0"/>
          <w:marBottom w:val="0"/>
          <w:divBdr>
            <w:top w:val="none" w:sz="0" w:space="0" w:color="auto"/>
            <w:left w:val="none" w:sz="0" w:space="0" w:color="auto"/>
            <w:bottom w:val="none" w:sz="0" w:space="0" w:color="auto"/>
            <w:right w:val="none" w:sz="0" w:space="0" w:color="auto"/>
          </w:divBdr>
        </w:div>
        <w:div w:id="1786579593">
          <w:marLeft w:val="480"/>
          <w:marRight w:val="0"/>
          <w:marTop w:val="0"/>
          <w:marBottom w:val="0"/>
          <w:divBdr>
            <w:top w:val="none" w:sz="0" w:space="0" w:color="auto"/>
            <w:left w:val="none" w:sz="0" w:space="0" w:color="auto"/>
            <w:bottom w:val="none" w:sz="0" w:space="0" w:color="auto"/>
            <w:right w:val="none" w:sz="0" w:space="0" w:color="auto"/>
          </w:divBdr>
        </w:div>
        <w:div w:id="1149983691">
          <w:marLeft w:val="480"/>
          <w:marRight w:val="0"/>
          <w:marTop w:val="0"/>
          <w:marBottom w:val="0"/>
          <w:divBdr>
            <w:top w:val="none" w:sz="0" w:space="0" w:color="auto"/>
            <w:left w:val="none" w:sz="0" w:space="0" w:color="auto"/>
            <w:bottom w:val="none" w:sz="0" w:space="0" w:color="auto"/>
            <w:right w:val="none" w:sz="0" w:space="0" w:color="auto"/>
          </w:divBdr>
        </w:div>
        <w:div w:id="448014687">
          <w:marLeft w:val="480"/>
          <w:marRight w:val="0"/>
          <w:marTop w:val="0"/>
          <w:marBottom w:val="0"/>
          <w:divBdr>
            <w:top w:val="none" w:sz="0" w:space="0" w:color="auto"/>
            <w:left w:val="none" w:sz="0" w:space="0" w:color="auto"/>
            <w:bottom w:val="none" w:sz="0" w:space="0" w:color="auto"/>
            <w:right w:val="none" w:sz="0" w:space="0" w:color="auto"/>
          </w:divBdr>
        </w:div>
        <w:div w:id="656494370">
          <w:marLeft w:val="480"/>
          <w:marRight w:val="0"/>
          <w:marTop w:val="0"/>
          <w:marBottom w:val="0"/>
          <w:divBdr>
            <w:top w:val="none" w:sz="0" w:space="0" w:color="auto"/>
            <w:left w:val="none" w:sz="0" w:space="0" w:color="auto"/>
            <w:bottom w:val="none" w:sz="0" w:space="0" w:color="auto"/>
            <w:right w:val="none" w:sz="0" w:space="0" w:color="auto"/>
          </w:divBdr>
        </w:div>
        <w:div w:id="1788886051">
          <w:marLeft w:val="480"/>
          <w:marRight w:val="0"/>
          <w:marTop w:val="0"/>
          <w:marBottom w:val="0"/>
          <w:divBdr>
            <w:top w:val="none" w:sz="0" w:space="0" w:color="auto"/>
            <w:left w:val="none" w:sz="0" w:space="0" w:color="auto"/>
            <w:bottom w:val="none" w:sz="0" w:space="0" w:color="auto"/>
            <w:right w:val="none" w:sz="0" w:space="0" w:color="auto"/>
          </w:divBdr>
        </w:div>
        <w:div w:id="568615259">
          <w:marLeft w:val="480"/>
          <w:marRight w:val="0"/>
          <w:marTop w:val="0"/>
          <w:marBottom w:val="0"/>
          <w:divBdr>
            <w:top w:val="none" w:sz="0" w:space="0" w:color="auto"/>
            <w:left w:val="none" w:sz="0" w:space="0" w:color="auto"/>
            <w:bottom w:val="none" w:sz="0" w:space="0" w:color="auto"/>
            <w:right w:val="none" w:sz="0" w:space="0" w:color="auto"/>
          </w:divBdr>
        </w:div>
      </w:divsChild>
    </w:div>
    <w:div w:id="2024549151">
      <w:bodyDiv w:val="1"/>
      <w:marLeft w:val="0"/>
      <w:marRight w:val="0"/>
      <w:marTop w:val="0"/>
      <w:marBottom w:val="0"/>
      <w:divBdr>
        <w:top w:val="none" w:sz="0" w:space="0" w:color="auto"/>
        <w:left w:val="none" w:sz="0" w:space="0" w:color="auto"/>
        <w:bottom w:val="none" w:sz="0" w:space="0" w:color="auto"/>
        <w:right w:val="none" w:sz="0" w:space="0" w:color="auto"/>
      </w:divBdr>
    </w:div>
    <w:div w:id="2025282120">
      <w:bodyDiv w:val="1"/>
      <w:marLeft w:val="0"/>
      <w:marRight w:val="0"/>
      <w:marTop w:val="0"/>
      <w:marBottom w:val="0"/>
      <w:divBdr>
        <w:top w:val="none" w:sz="0" w:space="0" w:color="auto"/>
        <w:left w:val="none" w:sz="0" w:space="0" w:color="auto"/>
        <w:bottom w:val="none" w:sz="0" w:space="0" w:color="auto"/>
        <w:right w:val="none" w:sz="0" w:space="0" w:color="auto"/>
      </w:divBdr>
      <w:divsChild>
        <w:div w:id="1814635875">
          <w:marLeft w:val="480"/>
          <w:marRight w:val="0"/>
          <w:marTop w:val="0"/>
          <w:marBottom w:val="0"/>
          <w:divBdr>
            <w:top w:val="none" w:sz="0" w:space="0" w:color="auto"/>
            <w:left w:val="none" w:sz="0" w:space="0" w:color="auto"/>
            <w:bottom w:val="none" w:sz="0" w:space="0" w:color="auto"/>
            <w:right w:val="none" w:sz="0" w:space="0" w:color="auto"/>
          </w:divBdr>
        </w:div>
        <w:div w:id="1589270362">
          <w:marLeft w:val="480"/>
          <w:marRight w:val="0"/>
          <w:marTop w:val="0"/>
          <w:marBottom w:val="0"/>
          <w:divBdr>
            <w:top w:val="none" w:sz="0" w:space="0" w:color="auto"/>
            <w:left w:val="none" w:sz="0" w:space="0" w:color="auto"/>
            <w:bottom w:val="none" w:sz="0" w:space="0" w:color="auto"/>
            <w:right w:val="none" w:sz="0" w:space="0" w:color="auto"/>
          </w:divBdr>
        </w:div>
        <w:div w:id="650913165">
          <w:marLeft w:val="480"/>
          <w:marRight w:val="0"/>
          <w:marTop w:val="0"/>
          <w:marBottom w:val="0"/>
          <w:divBdr>
            <w:top w:val="none" w:sz="0" w:space="0" w:color="auto"/>
            <w:left w:val="none" w:sz="0" w:space="0" w:color="auto"/>
            <w:bottom w:val="none" w:sz="0" w:space="0" w:color="auto"/>
            <w:right w:val="none" w:sz="0" w:space="0" w:color="auto"/>
          </w:divBdr>
        </w:div>
        <w:div w:id="454101901">
          <w:marLeft w:val="480"/>
          <w:marRight w:val="0"/>
          <w:marTop w:val="0"/>
          <w:marBottom w:val="0"/>
          <w:divBdr>
            <w:top w:val="none" w:sz="0" w:space="0" w:color="auto"/>
            <w:left w:val="none" w:sz="0" w:space="0" w:color="auto"/>
            <w:bottom w:val="none" w:sz="0" w:space="0" w:color="auto"/>
            <w:right w:val="none" w:sz="0" w:space="0" w:color="auto"/>
          </w:divBdr>
        </w:div>
        <w:div w:id="523135688">
          <w:marLeft w:val="480"/>
          <w:marRight w:val="0"/>
          <w:marTop w:val="0"/>
          <w:marBottom w:val="0"/>
          <w:divBdr>
            <w:top w:val="none" w:sz="0" w:space="0" w:color="auto"/>
            <w:left w:val="none" w:sz="0" w:space="0" w:color="auto"/>
            <w:bottom w:val="none" w:sz="0" w:space="0" w:color="auto"/>
            <w:right w:val="none" w:sz="0" w:space="0" w:color="auto"/>
          </w:divBdr>
        </w:div>
        <w:div w:id="795756316">
          <w:marLeft w:val="480"/>
          <w:marRight w:val="0"/>
          <w:marTop w:val="0"/>
          <w:marBottom w:val="0"/>
          <w:divBdr>
            <w:top w:val="none" w:sz="0" w:space="0" w:color="auto"/>
            <w:left w:val="none" w:sz="0" w:space="0" w:color="auto"/>
            <w:bottom w:val="none" w:sz="0" w:space="0" w:color="auto"/>
            <w:right w:val="none" w:sz="0" w:space="0" w:color="auto"/>
          </w:divBdr>
        </w:div>
        <w:div w:id="325863891">
          <w:marLeft w:val="480"/>
          <w:marRight w:val="0"/>
          <w:marTop w:val="0"/>
          <w:marBottom w:val="0"/>
          <w:divBdr>
            <w:top w:val="none" w:sz="0" w:space="0" w:color="auto"/>
            <w:left w:val="none" w:sz="0" w:space="0" w:color="auto"/>
            <w:bottom w:val="none" w:sz="0" w:space="0" w:color="auto"/>
            <w:right w:val="none" w:sz="0" w:space="0" w:color="auto"/>
          </w:divBdr>
        </w:div>
        <w:div w:id="1136950940">
          <w:marLeft w:val="480"/>
          <w:marRight w:val="0"/>
          <w:marTop w:val="0"/>
          <w:marBottom w:val="0"/>
          <w:divBdr>
            <w:top w:val="none" w:sz="0" w:space="0" w:color="auto"/>
            <w:left w:val="none" w:sz="0" w:space="0" w:color="auto"/>
            <w:bottom w:val="none" w:sz="0" w:space="0" w:color="auto"/>
            <w:right w:val="none" w:sz="0" w:space="0" w:color="auto"/>
          </w:divBdr>
        </w:div>
        <w:div w:id="1622179576">
          <w:marLeft w:val="480"/>
          <w:marRight w:val="0"/>
          <w:marTop w:val="0"/>
          <w:marBottom w:val="0"/>
          <w:divBdr>
            <w:top w:val="none" w:sz="0" w:space="0" w:color="auto"/>
            <w:left w:val="none" w:sz="0" w:space="0" w:color="auto"/>
            <w:bottom w:val="none" w:sz="0" w:space="0" w:color="auto"/>
            <w:right w:val="none" w:sz="0" w:space="0" w:color="auto"/>
          </w:divBdr>
        </w:div>
        <w:div w:id="768816537">
          <w:marLeft w:val="480"/>
          <w:marRight w:val="0"/>
          <w:marTop w:val="0"/>
          <w:marBottom w:val="0"/>
          <w:divBdr>
            <w:top w:val="none" w:sz="0" w:space="0" w:color="auto"/>
            <w:left w:val="none" w:sz="0" w:space="0" w:color="auto"/>
            <w:bottom w:val="none" w:sz="0" w:space="0" w:color="auto"/>
            <w:right w:val="none" w:sz="0" w:space="0" w:color="auto"/>
          </w:divBdr>
        </w:div>
        <w:div w:id="1416826133">
          <w:marLeft w:val="480"/>
          <w:marRight w:val="0"/>
          <w:marTop w:val="0"/>
          <w:marBottom w:val="0"/>
          <w:divBdr>
            <w:top w:val="none" w:sz="0" w:space="0" w:color="auto"/>
            <w:left w:val="none" w:sz="0" w:space="0" w:color="auto"/>
            <w:bottom w:val="none" w:sz="0" w:space="0" w:color="auto"/>
            <w:right w:val="none" w:sz="0" w:space="0" w:color="auto"/>
          </w:divBdr>
        </w:div>
        <w:div w:id="1523936025">
          <w:marLeft w:val="480"/>
          <w:marRight w:val="0"/>
          <w:marTop w:val="0"/>
          <w:marBottom w:val="0"/>
          <w:divBdr>
            <w:top w:val="none" w:sz="0" w:space="0" w:color="auto"/>
            <w:left w:val="none" w:sz="0" w:space="0" w:color="auto"/>
            <w:bottom w:val="none" w:sz="0" w:space="0" w:color="auto"/>
            <w:right w:val="none" w:sz="0" w:space="0" w:color="auto"/>
          </w:divBdr>
        </w:div>
        <w:div w:id="1211574598">
          <w:marLeft w:val="480"/>
          <w:marRight w:val="0"/>
          <w:marTop w:val="0"/>
          <w:marBottom w:val="0"/>
          <w:divBdr>
            <w:top w:val="none" w:sz="0" w:space="0" w:color="auto"/>
            <w:left w:val="none" w:sz="0" w:space="0" w:color="auto"/>
            <w:bottom w:val="none" w:sz="0" w:space="0" w:color="auto"/>
            <w:right w:val="none" w:sz="0" w:space="0" w:color="auto"/>
          </w:divBdr>
        </w:div>
        <w:div w:id="1693335653">
          <w:marLeft w:val="480"/>
          <w:marRight w:val="0"/>
          <w:marTop w:val="0"/>
          <w:marBottom w:val="0"/>
          <w:divBdr>
            <w:top w:val="none" w:sz="0" w:space="0" w:color="auto"/>
            <w:left w:val="none" w:sz="0" w:space="0" w:color="auto"/>
            <w:bottom w:val="none" w:sz="0" w:space="0" w:color="auto"/>
            <w:right w:val="none" w:sz="0" w:space="0" w:color="auto"/>
          </w:divBdr>
        </w:div>
      </w:divsChild>
    </w:div>
    <w:div w:id="2027175356">
      <w:bodyDiv w:val="1"/>
      <w:marLeft w:val="0"/>
      <w:marRight w:val="0"/>
      <w:marTop w:val="0"/>
      <w:marBottom w:val="0"/>
      <w:divBdr>
        <w:top w:val="none" w:sz="0" w:space="0" w:color="auto"/>
        <w:left w:val="none" w:sz="0" w:space="0" w:color="auto"/>
        <w:bottom w:val="none" w:sz="0" w:space="0" w:color="auto"/>
        <w:right w:val="none" w:sz="0" w:space="0" w:color="auto"/>
      </w:divBdr>
    </w:div>
    <w:div w:id="2027829141">
      <w:bodyDiv w:val="1"/>
      <w:marLeft w:val="0"/>
      <w:marRight w:val="0"/>
      <w:marTop w:val="0"/>
      <w:marBottom w:val="0"/>
      <w:divBdr>
        <w:top w:val="none" w:sz="0" w:space="0" w:color="auto"/>
        <w:left w:val="none" w:sz="0" w:space="0" w:color="auto"/>
        <w:bottom w:val="none" w:sz="0" w:space="0" w:color="auto"/>
        <w:right w:val="none" w:sz="0" w:space="0" w:color="auto"/>
      </w:divBdr>
    </w:div>
    <w:div w:id="2030986836">
      <w:bodyDiv w:val="1"/>
      <w:marLeft w:val="0"/>
      <w:marRight w:val="0"/>
      <w:marTop w:val="0"/>
      <w:marBottom w:val="0"/>
      <w:divBdr>
        <w:top w:val="none" w:sz="0" w:space="0" w:color="auto"/>
        <w:left w:val="none" w:sz="0" w:space="0" w:color="auto"/>
        <w:bottom w:val="none" w:sz="0" w:space="0" w:color="auto"/>
        <w:right w:val="none" w:sz="0" w:space="0" w:color="auto"/>
      </w:divBdr>
    </w:div>
    <w:div w:id="2032415269">
      <w:bodyDiv w:val="1"/>
      <w:marLeft w:val="0"/>
      <w:marRight w:val="0"/>
      <w:marTop w:val="0"/>
      <w:marBottom w:val="0"/>
      <w:divBdr>
        <w:top w:val="none" w:sz="0" w:space="0" w:color="auto"/>
        <w:left w:val="none" w:sz="0" w:space="0" w:color="auto"/>
        <w:bottom w:val="none" w:sz="0" w:space="0" w:color="auto"/>
        <w:right w:val="none" w:sz="0" w:space="0" w:color="auto"/>
      </w:divBdr>
    </w:div>
    <w:div w:id="2032874598">
      <w:bodyDiv w:val="1"/>
      <w:marLeft w:val="0"/>
      <w:marRight w:val="0"/>
      <w:marTop w:val="0"/>
      <w:marBottom w:val="0"/>
      <w:divBdr>
        <w:top w:val="none" w:sz="0" w:space="0" w:color="auto"/>
        <w:left w:val="none" w:sz="0" w:space="0" w:color="auto"/>
        <w:bottom w:val="none" w:sz="0" w:space="0" w:color="auto"/>
        <w:right w:val="none" w:sz="0" w:space="0" w:color="auto"/>
      </w:divBdr>
    </w:div>
    <w:div w:id="2034181455">
      <w:bodyDiv w:val="1"/>
      <w:marLeft w:val="0"/>
      <w:marRight w:val="0"/>
      <w:marTop w:val="0"/>
      <w:marBottom w:val="0"/>
      <w:divBdr>
        <w:top w:val="none" w:sz="0" w:space="0" w:color="auto"/>
        <w:left w:val="none" w:sz="0" w:space="0" w:color="auto"/>
        <w:bottom w:val="none" w:sz="0" w:space="0" w:color="auto"/>
        <w:right w:val="none" w:sz="0" w:space="0" w:color="auto"/>
      </w:divBdr>
    </w:div>
    <w:div w:id="2035299119">
      <w:bodyDiv w:val="1"/>
      <w:marLeft w:val="0"/>
      <w:marRight w:val="0"/>
      <w:marTop w:val="0"/>
      <w:marBottom w:val="0"/>
      <w:divBdr>
        <w:top w:val="none" w:sz="0" w:space="0" w:color="auto"/>
        <w:left w:val="none" w:sz="0" w:space="0" w:color="auto"/>
        <w:bottom w:val="none" w:sz="0" w:space="0" w:color="auto"/>
        <w:right w:val="none" w:sz="0" w:space="0" w:color="auto"/>
      </w:divBdr>
    </w:div>
    <w:div w:id="2036535666">
      <w:bodyDiv w:val="1"/>
      <w:marLeft w:val="0"/>
      <w:marRight w:val="0"/>
      <w:marTop w:val="0"/>
      <w:marBottom w:val="0"/>
      <w:divBdr>
        <w:top w:val="none" w:sz="0" w:space="0" w:color="auto"/>
        <w:left w:val="none" w:sz="0" w:space="0" w:color="auto"/>
        <w:bottom w:val="none" w:sz="0" w:space="0" w:color="auto"/>
        <w:right w:val="none" w:sz="0" w:space="0" w:color="auto"/>
      </w:divBdr>
    </w:div>
    <w:div w:id="2040203477">
      <w:bodyDiv w:val="1"/>
      <w:marLeft w:val="0"/>
      <w:marRight w:val="0"/>
      <w:marTop w:val="0"/>
      <w:marBottom w:val="0"/>
      <w:divBdr>
        <w:top w:val="none" w:sz="0" w:space="0" w:color="auto"/>
        <w:left w:val="none" w:sz="0" w:space="0" w:color="auto"/>
        <w:bottom w:val="none" w:sz="0" w:space="0" w:color="auto"/>
        <w:right w:val="none" w:sz="0" w:space="0" w:color="auto"/>
      </w:divBdr>
    </w:div>
    <w:div w:id="2041396623">
      <w:bodyDiv w:val="1"/>
      <w:marLeft w:val="0"/>
      <w:marRight w:val="0"/>
      <w:marTop w:val="0"/>
      <w:marBottom w:val="0"/>
      <w:divBdr>
        <w:top w:val="none" w:sz="0" w:space="0" w:color="auto"/>
        <w:left w:val="none" w:sz="0" w:space="0" w:color="auto"/>
        <w:bottom w:val="none" w:sz="0" w:space="0" w:color="auto"/>
        <w:right w:val="none" w:sz="0" w:space="0" w:color="auto"/>
      </w:divBdr>
    </w:div>
    <w:div w:id="2042440588">
      <w:bodyDiv w:val="1"/>
      <w:marLeft w:val="0"/>
      <w:marRight w:val="0"/>
      <w:marTop w:val="0"/>
      <w:marBottom w:val="0"/>
      <w:divBdr>
        <w:top w:val="none" w:sz="0" w:space="0" w:color="auto"/>
        <w:left w:val="none" w:sz="0" w:space="0" w:color="auto"/>
        <w:bottom w:val="none" w:sz="0" w:space="0" w:color="auto"/>
        <w:right w:val="none" w:sz="0" w:space="0" w:color="auto"/>
      </w:divBdr>
    </w:div>
    <w:div w:id="2044553470">
      <w:bodyDiv w:val="1"/>
      <w:marLeft w:val="0"/>
      <w:marRight w:val="0"/>
      <w:marTop w:val="0"/>
      <w:marBottom w:val="0"/>
      <w:divBdr>
        <w:top w:val="none" w:sz="0" w:space="0" w:color="auto"/>
        <w:left w:val="none" w:sz="0" w:space="0" w:color="auto"/>
        <w:bottom w:val="none" w:sz="0" w:space="0" w:color="auto"/>
        <w:right w:val="none" w:sz="0" w:space="0" w:color="auto"/>
      </w:divBdr>
    </w:div>
    <w:div w:id="2044673630">
      <w:bodyDiv w:val="1"/>
      <w:marLeft w:val="0"/>
      <w:marRight w:val="0"/>
      <w:marTop w:val="0"/>
      <w:marBottom w:val="0"/>
      <w:divBdr>
        <w:top w:val="none" w:sz="0" w:space="0" w:color="auto"/>
        <w:left w:val="none" w:sz="0" w:space="0" w:color="auto"/>
        <w:bottom w:val="none" w:sz="0" w:space="0" w:color="auto"/>
        <w:right w:val="none" w:sz="0" w:space="0" w:color="auto"/>
      </w:divBdr>
    </w:div>
    <w:div w:id="2048600192">
      <w:bodyDiv w:val="1"/>
      <w:marLeft w:val="0"/>
      <w:marRight w:val="0"/>
      <w:marTop w:val="0"/>
      <w:marBottom w:val="0"/>
      <w:divBdr>
        <w:top w:val="none" w:sz="0" w:space="0" w:color="auto"/>
        <w:left w:val="none" w:sz="0" w:space="0" w:color="auto"/>
        <w:bottom w:val="none" w:sz="0" w:space="0" w:color="auto"/>
        <w:right w:val="none" w:sz="0" w:space="0" w:color="auto"/>
      </w:divBdr>
    </w:div>
    <w:div w:id="2051150663">
      <w:bodyDiv w:val="1"/>
      <w:marLeft w:val="0"/>
      <w:marRight w:val="0"/>
      <w:marTop w:val="0"/>
      <w:marBottom w:val="0"/>
      <w:divBdr>
        <w:top w:val="none" w:sz="0" w:space="0" w:color="auto"/>
        <w:left w:val="none" w:sz="0" w:space="0" w:color="auto"/>
        <w:bottom w:val="none" w:sz="0" w:space="0" w:color="auto"/>
        <w:right w:val="none" w:sz="0" w:space="0" w:color="auto"/>
      </w:divBdr>
    </w:div>
    <w:div w:id="2051804624">
      <w:bodyDiv w:val="1"/>
      <w:marLeft w:val="0"/>
      <w:marRight w:val="0"/>
      <w:marTop w:val="0"/>
      <w:marBottom w:val="0"/>
      <w:divBdr>
        <w:top w:val="none" w:sz="0" w:space="0" w:color="auto"/>
        <w:left w:val="none" w:sz="0" w:space="0" w:color="auto"/>
        <w:bottom w:val="none" w:sz="0" w:space="0" w:color="auto"/>
        <w:right w:val="none" w:sz="0" w:space="0" w:color="auto"/>
      </w:divBdr>
    </w:div>
    <w:div w:id="2051951218">
      <w:bodyDiv w:val="1"/>
      <w:marLeft w:val="0"/>
      <w:marRight w:val="0"/>
      <w:marTop w:val="0"/>
      <w:marBottom w:val="0"/>
      <w:divBdr>
        <w:top w:val="none" w:sz="0" w:space="0" w:color="auto"/>
        <w:left w:val="none" w:sz="0" w:space="0" w:color="auto"/>
        <w:bottom w:val="none" w:sz="0" w:space="0" w:color="auto"/>
        <w:right w:val="none" w:sz="0" w:space="0" w:color="auto"/>
      </w:divBdr>
    </w:div>
    <w:div w:id="2055960616">
      <w:bodyDiv w:val="1"/>
      <w:marLeft w:val="0"/>
      <w:marRight w:val="0"/>
      <w:marTop w:val="0"/>
      <w:marBottom w:val="0"/>
      <w:divBdr>
        <w:top w:val="none" w:sz="0" w:space="0" w:color="auto"/>
        <w:left w:val="none" w:sz="0" w:space="0" w:color="auto"/>
        <w:bottom w:val="none" w:sz="0" w:space="0" w:color="auto"/>
        <w:right w:val="none" w:sz="0" w:space="0" w:color="auto"/>
      </w:divBdr>
    </w:div>
    <w:div w:id="2056193851">
      <w:bodyDiv w:val="1"/>
      <w:marLeft w:val="0"/>
      <w:marRight w:val="0"/>
      <w:marTop w:val="0"/>
      <w:marBottom w:val="0"/>
      <w:divBdr>
        <w:top w:val="none" w:sz="0" w:space="0" w:color="auto"/>
        <w:left w:val="none" w:sz="0" w:space="0" w:color="auto"/>
        <w:bottom w:val="none" w:sz="0" w:space="0" w:color="auto"/>
        <w:right w:val="none" w:sz="0" w:space="0" w:color="auto"/>
      </w:divBdr>
    </w:div>
    <w:div w:id="2056419046">
      <w:bodyDiv w:val="1"/>
      <w:marLeft w:val="0"/>
      <w:marRight w:val="0"/>
      <w:marTop w:val="0"/>
      <w:marBottom w:val="0"/>
      <w:divBdr>
        <w:top w:val="none" w:sz="0" w:space="0" w:color="auto"/>
        <w:left w:val="none" w:sz="0" w:space="0" w:color="auto"/>
        <w:bottom w:val="none" w:sz="0" w:space="0" w:color="auto"/>
        <w:right w:val="none" w:sz="0" w:space="0" w:color="auto"/>
      </w:divBdr>
    </w:div>
    <w:div w:id="2056587159">
      <w:bodyDiv w:val="1"/>
      <w:marLeft w:val="0"/>
      <w:marRight w:val="0"/>
      <w:marTop w:val="0"/>
      <w:marBottom w:val="0"/>
      <w:divBdr>
        <w:top w:val="none" w:sz="0" w:space="0" w:color="auto"/>
        <w:left w:val="none" w:sz="0" w:space="0" w:color="auto"/>
        <w:bottom w:val="none" w:sz="0" w:space="0" w:color="auto"/>
        <w:right w:val="none" w:sz="0" w:space="0" w:color="auto"/>
      </w:divBdr>
    </w:div>
    <w:div w:id="2057003929">
      <w:bodyDiv w:val="1"/>
      <w:marLeft w:val="0"/>
      <w:marRight w:val="0"/>
      <w:marTop w:val="0"/>
      <w:marBottom w:val="0"/>
      <w:divBdr>
        <w:top w:val="none" w:sz="0" w:space="0" w:color="auto"/>
        <w:left w:val="none" w:sz="0" w:space="0" w:color="auto"/>
        <w:bottom w:val="none" w:sz="0" w:space="0" w:color="auto"/>
        <w:right w:val="none" w:sz="0" w:space="0" w:color="auto"/>
      </w:divBdr>
    </w:div>
    <w:div w:id="2057923265">
      <w:bodyDiv w:val="1"/>
      <w:marLeft w:val="0"/>
      <w:marRight w:val="0"/>
      <w:marTop w:val="0"/>
      <w:marBottom w:val="0"/>
      <w:divBdr>
        <w:top w:val="none" w:sz="0" w:space="0" w:color="auto"/>
        <w:left w:val="none" w:sz="0" w:space="0" w:color="auto"/>
        <w:bottom w:val="none" w:sz="0" w:space="0" w:color="auto"/>
        <w:right w:val="none" w:sz="0" w:space="0" w:color="auto"/>
      </w:divBdr>
    </w:div>
    <w:div w:id="2058893435">
      <w:bodyDiv w:val="1"/>
      <w:marLeft w:val="0"/>
      <w:marRight w:val="0"/>
      <w:marTop w:val="0"/>
      <w:marBottom w:val="0"/>
      <w:divBdr>
        <w:top w:val="none" w:sz="0" w:space="0" w:color="auto"/>
        <w:left w:val="none" w:sz="0" w:space="0" w:color="auto"/>
        <w:bottom w:val="none" w:sz="0" w:space="0" w:color="auto"/>
        <w:right w:val="none" w:sz="0" w:space="0" w:color="auto"/>
      </w:divBdr>
    </w:div>
    <w:div w:id="2059012874">
      <w:bodyDiv w:val="1"/>
      <w:marLeft w:val="0"/>
      <w:marRight w:val="0"/>
      <w:marTop w:val="0"/>
      <w:marBottom w:val="0"/>
      <w:divBdr>
        <w:top w:val="none" w:sz="0" w:space="0" w:color="auto"/>
        <w:left w:val="none" w:sz="0" w:space="0" w:color="auto"/>
        <w:bottom w:val="none" w:sz="0" w:space="0" w:color="auto"/>
        <w:right w:val="none" w:sz="0" w:space="0" w:color="auto"/>
      </w:divBdr>
    </w:div>
    <w:div w:id="2059283633">
      <w:bodyDiv w:val="1"/>
      <w:marLeft w:val="0"/>
      <w:marRight w:val="0"/>
      <w:marTop w:val="0"/>
      <w:marBottom w:val="0"/>
      <w:divBdr>
        <w:top w:val="none" w:sz="0" w:space="0" w:color="auto"/>
        <w:left w:val="none" w:sz="0" w:space="0" w:color="auto"/>
        <w:bottom w:val="none" w:sz="0" w:space="0" w:color="auto"/>
        <w:right w:val="none" w:sz="0" w:space="0" w:color="auto"/>
      </w:divBdr>
    </w:div>
    <w:div w:id="2061323985">
      <w:bodyDiv w:val="1"/>
      <w:marLeft w:val="0"/>
      <w:marRight w:val="0"/>
      <w:marTop w:val="0"/>
      <w:marBottom w:val="0"/>
      <w:divBdr>
        <w:top w:val="none" w:sz="0" w:space="0" w:color="auto"/>
        <w:left w:val="none" w:sz="0" w:space="0" w:color="auto"/>
        <w:bottom w:val="none" w:sz="0" w:space="0" w:color="auto"/>
        <w:right w:val="none" w:sz="0" w:space="0" w:color="auto"/>
      </w:divBdr>
    </w:div>
    <w:div w:id="2063601217">
      <w:bodyDiv w:val="1"/>
      <w:marLeft w:val="0"/>
      <w:marRight w:val="0"/>
      <w:marTop w:val="0"/>
      <w:marBottom w:val="0"/>
      <w:divBdr>
        <w:top w:val="none" w:sz="0" w:space="0" w:color="auto"/>
        <w:left w:val="none" w:sz="0" w:space="0" w:color="auto"/>
        <w:bottom w:val="none" w:sz="0" w:space="0" w:color="auto"/>
        <w:right w:val="none" w:sz="0" w:space="0" w:color="auto"/>
      </w:divBdr>
    </w:div>
    <w:div w:id="2063748325">
      <w:bodyDiv w:val="1"/>
      <w:marLeft w:val="0"/>
      <w:marRight w:val="0"/>
      <w:marTop w:val="0"/>
      <w:marBottom w:val="0"/>
      <w:divBdr>
        <w:top w:val="none" w:sz="0" w:space="0" w:color="auto"/>
        <w:left w:val="none" w:sz="0" w:space="0" w:color="auto"/>
        <w:bottom w:val="none" w:sz="0" w:space="0" w:color="auto"/>
        <w:right w:val="none" w:sz="0" w:space="0" w:color="auto"/>
      </w:divBdr>
    </w:div>
    <w:div w:id="2063753385">
      <w:bodyDiv w:val="1"/>
      <w:marLeft w:val="0"/>
      <w:marRight w:val="0"/>
      <w:marTop w:val="0"/>
      <w:marBottom w:val="0"/>
      <w:divBdr>
        <w:top w:val="none" w:sz="0" w:space="0" w:color="auto"/>
        <w:left w:val="none" w:sz="0" w:space="0" w:color="auto"/>
        <w:bottom w:val="none" w:sz="0" w:space="0" w:color="auto"/>
        <w:right w:val="none" w:sz="0" w:space="0" w:color="auto"/>
      </w:divBdr>
    </w:div>
    <w:div w:id="2065567994">
      <w:bodyDiv w:val="1"/>
      <w:marLeft w:val="0"/>
      <w:marRight w:val="0"/>
      <w:marTop w:val="0"/>
      <w:marBottom w:val="0"/>
      <w:divBdr>
        <w:top w:val="none" w:sz="0" w:space="0" w:color="auto"/>
        <w:left w:val="none" w:sz="0" w:space="0" w:color="auto"/>
        <w:bottom w:val="none" w:sz="0" w:space="0" w:color="auto"/>
        <w:right w:val="none" w:sz="0" w:space="0" w:color="auto"/>
      </w:divBdr>
    </w:div>
    <w:div w:id="2068452377">
      <w:bodyDiv w:val="1"/>
      <w:marLeft w:val="0"/>
      <w:marRight w:val="0"/>
      <w:marTop w:val="0"/>
      <w:marBottom w:val="0"/>
      <w:divBdr>
        <w:top w:val="none" w:sz="0" w:space="0" w:color="auto"/>
        <w:left w:val="none" w:sz="0" w:space="0" w:color="auto"/>
        <w:bottom w:val="none" w:sz="0" w:space="0" w:color="auto"/>
        <w:right w:val="none" w:sz="0" w:space="0" w:color="auto"/>
      </w:divBdr>
    </w:div>
    <w:div w:id="2072263200">
      <w:bodyDiv w:val="1"/>
      <w:marLeft w:val="0"/>
      <w:marRight w:val="0"/>
      <w:marTop w:val="0"/>
      <w:marBottom w:val="0"/>
      <w:divBdr>
        <w:top w:val="none" w:sz="0" w:space="0" w:color="auto"/>
        <w:left w:val="none" w:sz="0" w:space="0" w:color="auto"/>
        <w:bottom w:val="none" w:sz="0" w:space="0" w:color="auto"/>
        <w:right w:val="none" w:sz="0" w:space="0" w:color="auto"/>
      </w:divBdr>
    </w:div>
    <w:div w:id="2072650884">
      <w:bodyDiv w:val="1"/>
      <w:marLeft w:val="0"/>
      <w:marRight w:val="0"/>
      <w:marTop w:val="0"/>
      <w:marBottom w:val="0"/>
      <w:divBdr>
        <w:top w:val="none" w:sz="0" w:space="0" w:color="auto"/>
        <w:left w:val="none" w:sz="0" w:space="0" w:color="auto"/>
        <w:bottom w:val="none" w:sz="0" w:space="0" w:color="auto"/>
        <w:right w:val="none" w:sz="0" w:space="0" w:color="auto"/>
      </w:divBdr>
    </w:div>
    <w:div w:id="2073001908">
      <w:bodyDiv w:val="1"/>
      <w:marLeft w:val="0"/>
      <w:marRight w:val="0"/>
      <w:marTop w:val="0"/>
      <w:marBottom w:val="0"/>
      <w:divBdr>
        <w:top w:val="none" w:sz="0" w:space="0" w:color="auto"/>
        <w:left w:val="none" w:sz="0" w:space="0" w:color="auto"/>
        <w:bottom w:val="none" w:sz="0" w:space="0" w:color="auto"/>
        <w:right w:val="none" w:sz="0" w:space="0" w:color="auto"/>
      </w:divBdr>
    </w:div>
    <w:div w:id="2073191383">
      <w:bodyDiv w:val="1"/>
      <w:marLeft w:val="0"/>
      <w:marRight w:val="0"/>
      <w:marTop w:val="0"/>
      <w:marBottom w:val="0"/>
      <w:divBdr>
        <w:top w:val="none" w:sz="0" w:space="0" w:color="auto"/>
        <w:left w:val="none" w:sz="0" w:space="0" w:color="auto"/>
        <w:bottom w:val="none" w:sz="0" w:space="0" w:color="auto"/>
        <w:right w:val="none" w:sz="0" w:space="0" w:color="auto"/>
      </w:divBdr>
    </w:div>
    <w:div w:id="2073848776">
      <w:bodyDiv w:val="1"/>
      <w:marLeft w:val="0"/>
      <w:marRight w:val="0"/>
      <w:marTop w:val="0"/>
      <w:marBottom w:val="0"/>
      <w:divBdr>
        <w:top w:val="none" w:sz="0" w:space="0" w:color="auto"/>
        <w:left w:val="none" w:sz="0" w:space="0" w:color="auto"/>
        <w:bottom w:val="none" w:sz="0" w:space="0" w:color="auto"/>
        <w:right w:val="none" w:sz="0" w:space="0" w:color="auto"/>
      </w:divBdr>
    </w:div>
    <w:div w:id="2073960088">
      <w:bodyDiv w:val="1"/>
      <w:marLeft w:val="0"/>
      <w:marRight w:val="0"/>
      <w:marTop w:val="0"/>
      <w:marBottom w:val="0"/>
      <w:divBdr>
        <w:top w:val="none" w:sz="0" w:space="0" w:color="auto"/>
        <w:left w:val="none" w:sz="0" w:space="0" w:color="auto"/>
        <w:bottom w:val="none" w:sz="0" w:space="0" w:color="auto"/>
        <w:right w:val="none" w:sz="0" w:space="0" w:color="auto"/>
      </w:divBdr>
    </w:div>
    <w:div w:id="2074308083">
      <w:bodyDiv w:val="1"/>
      <w:marLeft w:val="0"/>
      <w:marRight w:val="0"/>
      <w:marTop w:val="0"/>
      <w:marBottom w:val="0"/>
      <w:divBdr>
        <w:top w:val="none" w:sz="0" w:space="0" w:color="auto"/>
        <w:left w:val="none" w:sz="0" w:space="0" w:color="auto"/>
        <w:bottom w:val="none" w:sz="0" w:space="0" w:color="auto"/>
        <w:right w:val="none" w:sz="0" w:space="0" w:color="auto"/>
      </w:divBdr>
    </w:div>
    <w:div w:id="2075424714">
      <w:bodyDiv w:val="1"/>
      <w:marLeft w:val="0"/>
      <w:marRight w:val="0"/>
      <w:marTop w:val="0"/>
      <w:marBottom w:val="0"/>
      <w:divBdr>
        <w:top w:val="none" w:sz="0" w:space="0" w:color="auto"/>
        <w:left w:val="none" w:sz="0" w:space="0" w:color="auto"/>
        <w:bottom w:val="none" w:sz="0" w:space="0" w:color="auto"/>
        <w:right w:val="none" w:sz="0" w:space="0" w:color="auto"/>
      </w:divBdr>
    </w:div>
    <w:div w:id="2082367272">
      <w:bodyDiv w:val="1"/>
      <w:marLeft w:val="0"/>
      <w:marRight w:val="0"/>
      <w:marTop w:val="0"/>
      <w:marBottom w:val="0"/>
      <w:divBdr>
        <w:top w:val="none" w:sz="0" w:space="0" w:color="auto"/>
        <w:left w:val="none" w:sz="0" w:space="0" w:color="auto"/>
        <w:bottom w:val="none" w:sz="0" w:space="0" w:color="auto"/>
        <w:right w:val="none" w:sz="0" w:space="0" w:color="auto"/>
      </w:divBdr>
    </w:div>
    <w:div w:id="2090423728">
      <w:bodyDiv w:val="1"/>
      <w:marLeft w:val="0"/>
      <w:marRight w:val="0"/>
      <w:marTop w:val="0"/>
      <w:marBottom w:val="0"/>
      <w:divBdr>
        <w:top w:val="none" w:sz="0" w:space="0" w:color="auto"/>
        <w:left w:val="none" w:sz="0" w:space="0" w:color="auto"/>
        <w:bottom w:val="none" w:sz="0" w:space="0" w:color="auto"/>
        <w:right w:val="none" w:sz="0" w:space="0" w:color="auto"/>
      </w:divBdr>
    </w:div>
    <w:div w:id="2091658543">
      <w:bodyDiv w:val="1"/>
      <w:marLeft w:val="0"/>
      <w:marRight w:val="0"/>
      <w:marTop w:val="0"/>
      <w:marBottom w:val="0"/>
      <w:divBdr>
        <w:top w:val="none" w:sz="0" w:space="0" w:color="auto"/>
        <w:left w:val="none" w:sz="0" w:space="0" w:color="auto"/>
        <w:bottom w:val="none" w:sz="0" w:space="0" w:color="auto"/>
        <w:right w:val="none" w:sz="0" w:space="0" w:color="auto"/>
      </w:divBdr>
    </w:div>
    <w:div w:id="2093044705">
      <w:bodyDiv w:val="1"/>
      <w:marLeft w:val="0"/>
      <w:marRight w:val="0"/>
      <w:marTop w:val="0"/>
      <w:marBottom w:val="0"/>
      <w:divBdr>
        <w:top w:val="none" w:sz="0" w:space="0" w:color="auto"/>
        <w:left w:val="none" w:sz="0" w:space="0" w:color="auto"/>
        <w:bottom w:val="none" w:sz="0" w:space="0" w:color="auto"/>
        <w:right w:val="none" w:sz="0" w:space="0" w:color="auto"/>
      </w:divBdr>
    </w:div>
    <w:div w:id="2095080765">
      <w:bodyDiv w:val="1"/>
      <w:marLeft w:val="0"/>
      <w:marRight w:val="0"/>
      <w:marTop w:val="0"/>
      <w:marBottom w:val="0"/>
      <w:divBdr>
        <w:top w:val="none" w:sz="0" w:space="0" w:color="auto"/>
        <w:left w:val="none" w:sz="0" w:space="0" w:color="auto"/>
        <w:bottom w:val="none" w:sz="0" w:space="0" w:color="auto"/>
        <w:right w:val="none" w:sz="0" w:space="0" w:color="auto"/>
      </w:divBdr>
    </w:div>
    <w:div w:id="2096824914">
      <w:bodyDiv w:val="1"/>
      <w:marLeft w:val="0"/>
      <w:marRight w:val="0"/>
      <w:marTop w:val="0"/>
      <w:marBottom w:val="0"/>
      <w:divBdr>
        <w:top w:val="none" w:sz="0" w:space="0" w:color="auto"/>
        <w:left w:val="none" w:sz="0" w:space="0" w:color="auto"/>
        <w:bottom w:val="none" w:sz="0" w:space="0" w:color="auto"/>
        <w:right w:val="none" w:sz="0" w:space="0" w:color="auto"/>
      </w:divBdr>
    </w:div>
    <w:div w:id="2099401988">
      <w:bodyDiv w:val="1"/>
      <w:marLeft w:val="0"/>
      <w:marRight w:val="0"/>
      <w:marTop w:val="0"/>
      <w:marBottom w:val="0"/>
      <w:divBdr>
        <w:top w:val="none" w:sz="0" w:space="0" w:color="auto"/>
        <w:left w:val="none" w:sz="0" w:space="0" w:color="auto"/>
        <w:bottom w:val="none" w:sz="0" w:space="0" w:color="auto"/>
        <w:right w:val="none" w:sz="0" w:space="0" w:color="auto"/>
      </w:divBdr>
      <w:divsChild>
        <w:div w:id="1246577491">
          <w:marLeft w:val="480"/>
          <w:marRight w:val="0"/>
          <w:marTop w:val="0"/>
          <w:marBottom w:val="0"/>
          <w:divBdr>
            <w:top w:val="none" w:sz="0" w:space="0" w:color="auto"/>
            <w:left w:val="none" w:sz="0" w:space="0" w:color="auto"/>
            <w:bottom w:val="none" w:sz="0" w:space="0" w:color="auto"/>
            <w:right w:val="none" w:sz="0" w:space="0" w:color="auto"/>
          </w:divBdr>
        </w:div>
        <w:div w:id="1587421603">
          <w:marLeft w:val="480"/>
          <w:marRight w:val="0"/>
          <w:marTop w:val="0"/>
          <w:marBottom w:val="0"/>
          <w:divBdr>
            <w:top w:val="none" w:sz="0" w:space="0" w:color="auto"/>
            <w:left w:val="none" w:sz="0" w:space="0" w:color="auto"/>
            <w:bottom w:val="none" w:sz="0" w:space="0" w:color="auto"/>
            <w:right w:val="none" w:sz="0" w:space="0" w:color="auto"/>
          </w:divBdr>
        </w:div>
        <w:div w:id="183980200">
          <w:marLeft w:val="480"/>
          <w:marRight w:val="0"/>
          <w:marTop w:val="0"/>
          <w:marBottom w:val="0"/>
          <w:divBdr>
            <w:top w:val="none" w:sz="0" w:space="0" w:color="auto"/>
            <w:left w:val="none" w:sz="0" w:space="0" w:color="auto"/>
            <w:bottom w:val="none" w:sz="0" w:space="0" w:color="auto"/>
            <w:right w:val="none" w:sz="0" w:space="0" w:color="auto"/>
          </w:divBdr>
        </w:div>
        <w:div w:id="1346782716">
          <w:marLeft w:val="480"/>
          <w:marRight w:val="0"/>
          <w:marTop w:val="0"/>
          <w:marBottom w:val="0"/>
          <w:divBdr>
            <w:top w:val="none" w:sz="0" w:space="0" w:color="auto"/>
            <w:left w:val="none" w:sz="0" w:space="0" w:color="auto"/>
            <w:bottom w:val="none" w:sz="0" w:space="0" w:color="auto"/>
            <w:right w:val="none" w:sz="0" w:space="0" w:color="auto"/>
          </w:divBdr>
        </w:div>
        <w:div w:id="2145807544">
          <w:marLeft w:val="480"/>
          <w:marRight w:val="0"/>
          <w:marTop w:val="0"/>
          <w:marBottom w:val="0"/>
          <w:divBdr>
            <w:top w:val="none" w:sz="0" w:space="0" w:color="auto"/>
            <w:left w:val="none" w:sz="0" w:space="0" w:color="auto"/>
            <w:bottom w:val="none" w:sz="0" w:space="0" w:color="auto"/>
            <w:right w:val="none" w:sz="0" w:space="0" w:color="auto"/>
          </w:divBdr>
        </w:div>
        <w:div w:id="1892300344">
          <w:marLeft w:val="480"/>
          <w:marRight w:val="0"/>
          <w:marTop w:val="0"/>
          <w:marBottom w:val="0"/>
          <w:divBdr>
            <w:top w:val="none" w:sz="0" w:space="0" w:color="auto"/>
            <w:left w:val="none" w:sz="0" w:space="0" w:color="auto"/>
            <w:bottom w:val="none" w:sz="0" w:space="0" w:color="auto"/>
            <w:right w:val="none" w:sz="0" w:space="0" w:color="auto"/>
          </w:divBdr>
        </w:div>
        <w:div w:id="352532055">
          <w:marLeft w:val="480"/>
          <w:marRight w:val="0"/>
          <w:marTop w:val="0"/>
          <w:marBottom w:val="0"/>
          <w:divBdr>
            <w:top w:val="none" w:sz="0" w:space="0" w:color="auto"/>
            <w:left w:val="none" w:sz="0" w:space="0" w:color="auto"/>
            <w:bottom w:val="none" w:sz="0" w:space="0" w:color="auto"/>
            <w:right w:val="none" w:sz="0" w:space="0" w:color="auto"/>
          </w:divBdr>
        </w:div>
        <w:div w:id="812529874">
          <w:marLeft w:val="480"/>
          <w:marRight w:val="0"/>
          <w:marTop w:val="0"/>
          <w:marBottom w:val="0"/>
          <w:divBdr>
            <w:top w:val="none" w:sz="0" w:space="0" w:color="auto"/>
            <w:left w:val="none" w:sz="0" w:space="0" w:color="auto"/>
            <w:bottom w:val="none" w:sz="0" w:space="0" w:color="auto"/>
            <w:right w:val="none" w:sz="0" w:space="0" w:color="auto"/>
          </w:divBdr>
        </w:div>
        <w:div w:id="1714651021">
          <w:marLeft w:val="480"/>
          <w:marRight w:val="0"/>
          <w:marTop w:val="0"/>
          <w:marBottom w:val="0"/>
          <w:divBdr>
            <w:top w:val="none" w:sz="0" w:space="0" w:color="auto"/>
            <w:left w:val="none" w:sz="0" w:space="0" w:color="auto"/>
            <w:bottom w:val="none" w:sz="0" w:space="0" w:color="auto"/>
            <w:right w:val="none" w:sz="0" w:space="0" w:color="auto"/>
          </w:divBdr>
        </w:div>
        <w:div w:id="1935820880">
          <w:marLeft w:val="480"/>
          <w:marRight w:val="0"/>
          <w:marTop w:val="0"/>
          <w:marBottom w:val="0"/>
          <w:divBdr>
            <w:top w:val="none" w:sz="0" w:space="0" w:color="auto"/>
            <w:left w:val="none" w:sz="0" w:space="0" w:color="auto"/>
            <w:bottom w:val="none" w:sz="0" w:space="0" w:color="auto"/>
            <w:right w:val="none" w:sz="0" w:space="0" w:color="auto"/>
          </w:divBdr>
        </w:div>
        <w:div w:id="1223641136">
          <w:marLeft w:val="480"/>
          <w:marRight w:val="0"/>
          <w:marTop w:val="0"/>
          <w:marBottom w:val="0"/>
          <w:divBdr>
            <w:top w:val="none" w:sz="0" w:space="0" w:color="auto"/>
            <w:left w:val="none" w:sz="0" w:space="0" w:color="auto"/>
            <w:bottom w:val="none" w:sz="0" w:space="0" w:color="auto"/>
            <w:right w:val="none" w:sz="0" w:space="0" w:color="auto"/>
          </w:divBdr>
        </w:div>
        <w:div w:id="104080315">
          <w:marLeft w:val="480"/>
          <w:marRight w:val="0"/>
          <w:marTop w:val="0"/>
          <w:marBottom w:val="0"/>
          <w:divBdr>
            <w:top w:val="none" w:sz="0" w:space="0" w:color="auto"/>
            <w:left w:val="none" w:sz="0" w:space="0" w:color="auto"/>
            <w:bottom w:val="none" w:sz="0" w:space="0" w:color="auto"/>
            <w:right w:val="none" w:sz="0" w:space="0" w:color="auto"/>
          </w:divBdr>
        </w:div>
        <w:div w:id="1324048126">
          <w:marLeft w:val="480"/>
          <w:marRight w:val="0"/>
          <w:marTop w:val="0"/>
          <w:marBottom w:val="0"/>
          <w:divBdr>
            <w:top w:val="none" w:sz="0" w:space="0" w:color="auto"/>
            <w:left w:val="none" w:sz="0" w:space="0" w:color="auto"/>
            <w:bottom w:val="none" w:sz="0" w:space="0" w:color="auto"/>
            <w:right w:val="none" w:sz="0" w:space="0" w:color="auto"/>
          </w:divBdr>
        </w:div>
        <w:div w:id="1488470704">
          <w:marLeft w:val="480"/>
          <w:marRight w:val="0"/>
          <w:marTop w:val="0"/>
          <w:marBottom w:val="0"/>
          <w:divBdr>
            <w:top w:val="none" w:sz="0" w:space="0" w:color="auto"/>
            <w:left w:val="none" w:sz="0" w:space="0" w:color="auto"/>
            <w:bottom w:val="none" w:sz="0" w:space="0" w:color="auto"/>
            <w:right w:val="none" w:sz="0" w:space="0" w:color="auto"/>
          </w:divBdr>
        </w:div>
        <w:div w:id="1807159419">
          <w:marLeft w:val="480"/>
          <w:marRight w:val="0"/>
          <w:marTop w:val="0"/>
          <w:marBottom w:val="0"/>
          <w:divBdr>
            <w:top w:val="none" w:sz="0" w:space="0" w:color="auto"/>
            <w:left w:val="none" w:sz="0" w:space="0" w:color="auto"/>
            <w:bottom w:val="none" w:sz="0" w:space="0" w:color="auto"/>
            <w:right w:val="none" w:sz="0" w:space="0" w:color="auto"/>
          </w:divBdr>
        </w:div>
        <w:div w:id="1337146607">
          <w:marLeft w:val="480"/>
          <w:marRight w:val="0"/>
          <w:marTop w:val="0"/>
          <w:marBottom w:val="0"/>
          <w:divBdr>
            <w:top w:val="none" w:sz="0" w:space="0" w:color="auto"/>
            <w:left w:val="none" w:sz="0" w:space="0" w:color="auto"/>
            <w:bottom w:val="none" w:sz="0" w:space="0" w:color="auto"/>
            <w:right w:val="none" w:sz="0" w:space="0" w:color="auto"/>
          </w:divBdr>
        </w:div>
        <w:div w:id="1221557780">
          <w:marLeft w:val="480"/>
          <w:marRight w:val="0"/>
          <w:marTop w:val="0"/>
          <w:marBottom w:val="0"/>
          <w:divBdr>
            <w:top w:val="none" w:sz="0" w:space="0" w:color="auto"/>
            <w:left w:val="none" w:sz="0" w:space="0" w:color="auto"/>
            <w:bottom w:val="none" w:sz="0" w:space="0" w:color="auto"/>
            <w:right w:val="none" w:sz="0" w:space="0" w:color="auto"/>
          </w:divBdr>
        </w:div>
      </w:divsChild>
    </w:div>
    <w:div w:id="2102992367">
      <w:bodyDiv w:val="1"/>
      <w:marLeft w:val="0"/>
      <w:marRight w:val="0"/>
      <w:marTop w:val="0"/>
      <w:marBottom w:val="0"/>
      <w:divBdr>
        <w:top w:val="none" w:sz="0" w:space="0" w:color="auto"/>
        <w:left w:val="none" w:sz="0" w:space="0" w:color="auto"/>
        <w:bottom w:val="none" w:sz="0" w:space="0" w:color="auto"/>
        <w:right w:val="none" w:sz="0" w:space="0" w:color="auto"/>
      </w:divBdr>
    </w:div>
    <w:div w:id="2103407214">
      <w:bodyDiv w:val="1"/>
      <w:marLeft w:val="0"/>
      <w:marRight w:val="0"/>
      <w:marTop w:val="0"/>
      <w:marBottom w:val="0"/>
      <w:divBdr>
        <w:top w:val="none" w:sz="0" w:space="0" w:color="auto"/>
        <w:left w:val="none" w:sz="0" w:space="0" w:color="auto"/>
        <w:bottom w:val="none" w:sz="0" w:space="0" w:color="auto"/>
        <w:right w:val="none" w:sz="0" w:space="0" w:color="auto"/>
      </w:divBdr>
    </w:div>
    <w:div w:id="2104911744">
      <w:bodyDiv w:val="1"/>
      <w:marLeft w:val="0"/>
      <w:marRight w:val="0"/>
      <w:marTop w:val="0"/>
      <w:marBottom w:val="0"/>
      <w:divBdr>
        <w:top w:val="none" w:sz="0" w:space="0" w:color="auto"/>
        <w:left w:val="none" w:sz="0" w:space="0" w:color="auto"/>
        <w:bottom w:val="none" w:sz="0" w:space="0" w:color="auto"/>
        <w:right w:val="none" w:sz="0" w:space="0" w:color="auto"/>
      </w:divBdr>
    </w:div>
    <w:div w:id="2106808178">
      <w:bodyDiv w:val="1"/>
      <w:marLeft w:val="0"/>
      <w:marRight w:val="0"/>
      <w:marTop w:val="0"/>
      <w:marBottom w:val="0"/>
      <w:divBdr>
        <w:top w:val="none" w:sz="0" w:space="0" w:color="auto"/>
        <w:left w:val="none" w:sz="0" w:space="0" w:color="auto"/>
        <w:bottom w:val="none" w:sz="0" w:space="0" w:color="auto"/>
        <w:right w:val="none" w:sz="0" w:space="0" w:color="auto"/>
      </w:divBdr>
    </w:div>
    <w:div w:id="2107068812">
      <w:bodyDiv w:val="1"/>
      <w:marLeft w:val="0"/>
      <w:marRight w:val="0"/>
      <w:marTop w:val="0"/>
      <w:marBottom w:val="0"/>
      <w:divBdr>
        <w:top w:val="none" w:sz="0" w:space="0" w:color="auto"/>
        <w:left w:val="none" w:sz="0" w:space="0" w:color="auto"/>
        <w:bottom w:val="none" w:sz="0" w:space="0" w:color="auto"/>
        <w:right w:val="none" w:sz="0" w:space="0" w:color="auto"/>
      </w:divBdr>
    </w:div>
    <w:div w:id="2107966122">
      <w:bodyDiv w:val="1"/>
      <w:marLeft w:val="0"/>
      <w:marRight w:val="0"/>
      <w:marTop w:val="0"/>
      <w:marBottom w:val="0"/>
      <w:divBdr>
        <w:top w:val="none" w:sz="0" w:space="0" w:color="auto"/>
        <w:left w:val="none" w:sz="0" w:space="0" w:color="auto"/>
        <w:bottom w:val="none" w:sz="0" w:space="0" w:color="auto"/>
        <w:right w:val="none" w:sz="0" w:space="0" w:color="auto"/>
      </w:divBdr>
    </w:div>
    <w:div w:id="2107993582">
      <w:bodyDiv w:val="1"/>
      <w:marLeft w:val="0"/>
      <w:marRight w:val="0"/>
      <w:marTop w:val="0"/>
      <w:marBottom w:val="0"/>
      <w:divBdr>
        <w:top w:val="none" w:sz="0" w:space="0" w:color="auto"/>
        <w:left w:val="none" w:sz="0" w:space="0" w:color="auto"/>
        <w:bottom w:val="none" w:sz="0" w:space="0" w:color="auto"/>
        <w:right w:val="none" w:sz="0" w:space="0" w:color="auto"/>
      </w:divBdr>
    </w:div>
    <w:div w:id="2108575281">
      <w:bodyDiv w:val="1"/>
      <w:marLeft w:val="0"/>
      <w:marRight w:val="0"/>
      <w:marTop w:val="0"/>
      <w:marBottom w:val="0"/>
      <w:divBdr>
        <w:top w:val="none" w:sz="0" w:space="0" w:color="auto"/>
        <w:left w:val="none" w:sz="0" w:space="0" w:color="auto"/>
        <w:bottom w:val="none" w:sz="0" w:space="0" w:color="auto"/>
        <w:right w:val="none" w:sz="0" w:space="0" w:color="auto"/>
      </w:divBdr>
    </w:div>
    <w:div w:id="2109037227">
      <w:bodyDiv w:val="1"/>
      <w:marLeft w:val="0"/>
      <w:marRight w:val="0"/>
      <w:marTop w:val="0"/>
      <w:marBottom w:val="0"/>
      <w:divBdr>
        <w:top w:val="none" w:sz="0" w:space="0" w:color="auto"/>
        <w:left w:val="none" w:sz="0" w:space="0" w:color="auto"/>
        <w:bottom w:val="none" w:sz="0" w:space="0" w:color="auto"/>
        <w:right w:val="none" w:sz="0" w:space="0" w:color="auto"/>
      </w:divBdr>
    </w:div>
    <w:div w:id="2112624600">
      <w:bodyDiv w:val="1"/>
      <w:marLeft w:val="0"/>
      <w:marRight w:val="0"/>
      <w:marTop w:val="0"/>
      <w:marBottom w:val="0"/>
      <w:divBdr>
        <w:top w:val="none" w:sz="0" w:space="0" w:color="auto"/>
        <w:left w:val="none" w:sz="0" w:space="0" w:color="auto"/>
        <w:bottom w:val="none" w:sz="0" w:space="0" w:color="auto"/>
        <w:right w:val="none" w:sz="0" w:space="0" w:color="auto"/>
      </w:divBdr>
    </w:div>
    <w:div w:id="2116320860">
      <w:bodyDiv w:val="1"/>
      <w:marLeft w:val="0"/>
      <w:marRight w:val="0"/>
      <w:marTop w:val="0"/>
      <w:marBottom w:val="0"/>
      <w:divBdr>
        <w:top w:val="none" w:sz="0" w:space="0" w:color="auto"/>
        <w:left w:val="none" w:sz="0" w:space="0" w:color="auto"/>
        <w:bottom w:val="none" w:sz="0" w:space="0" w:color="auto"/>
        <w:right w:val="none" w:sz="0" w:space="0" w:color="auto"/>
      </w:divBdr>
    </w:div>
    <w:div w:id="2117014178">
      <w:bodyDiv w:val="1"/>
      <w:marLeft w:val="0"/>
      <w:marRight w:val="0"/>
      <w:marTop w:val="0"/>
      <w:marBottom w:val="0"/>
      <w:divBdr>
        <w:top w:val="none" w:sz="0" w:space="0" w:color="auto"/>
        <w:left w:val="none" w:sz="0" w:space="0" w:color="auto"/>
        <w:bottom w:val="none" w:sz="0" w:space="0" w:color="auto"/>
        <w:right w:val="none" w:sz="0" w:space="0" w:color="auto"/>
      </w:divBdr>
    </w:div>
    <w:div w:id="2117016195">
      <w:bodyDiv w:val="1"/>
      <w:marLeft w:val="0"/>
      <w:marRight w:val="0"/>
      <w:marTop w:val="0"/>
      <w:marBottom w:val="0"/>
      <w:divBdr>
        <w:top w:val="none" w:sz="0" w:space="0" w:color="auto"/>
        <w:left w:val="none" w:sz="0" w:space="0" w:color="auto"/>
        <w:bottom w:val="none" w:sz="0" w:space="0" w:color="auto"/>
        <w:right w:val="none" w:sz="0" w:space="0" w:color="auto"/>
      </w:divBdr>
    </w:div>
    <w:div w:id="2117560265">
      <w:bodyDiv w:val="1"/>
      <w:marLeft w:val="0"/>
      <w:marRight w:val="0"/>
      <w:marTop w:val="0"/>
      <w:marBottom w:val="0"/>
      <w:divBdr>
        <w:top w:val="none" w:sz="0" w:space="0" w:color="auto"/>
        <w:left w:val="none" w:sz="0" w:space="0" w:color="auto"/>
        <w:bottom w:val="none" w:sz="0" w:space="0" w:color="auto"/>
        <w:right w:val="none" w:sz="0" w:space="0" w:color="auto"/>
      </w:divBdr>
    </w:div>
    <w:div w:id="2119905771">
      <w:bodyDiv w:val="1"/>
      <w:marLeft w:val="0"/>
      <w:marRight w:val="0"/>
      <w:marTop w:val="0"/>
      <w:marBottom w:val="0"/>
      <w:divBdr>
        <w:top w:val="none" w:sz="0" w:space="0" w:color="auto"/>
        <w:left w:val="none" w:sz="0" w:space="0" w:color="auto"/>
        <w:bottom w:val="none" w:sz="0" w:space="0" w:color="auto"/>
        <w:right w:val="none" w:sz="0" w:space="0" w:color="auto"/>
      </w:divBdr>
    </w:div>
    <w:div w:id="2122528030">
      <w:bodyDiv w:val="1"/>
      <w:marLeft w:val="0"/>
      <w:marRight w:val="0"/>
      <w:marTop w:val="0"/>
      <w:marBottom w:val="0"/>
      <w:divBdr>
        <w:top w:val="none" w:sz="0" w:space="0" w:color="auto"/>
        <w:left w:val="none" w:sz="0" w:space="0" w:color="auto"/>
        <w:bottom w:val="none" w:sz="0" w:space="0" w:color="auto"/>
        <w:right w:val="none" w:sz="0" w:space="0" w:color="auto"/>
      </w:divBdr>
    </w:div>
    <w:div w:id="2122649843">
      <w:bodyDiv w:val="1"/>
      <w:marLeft w:val="0"/>
      <w:marRight w:val="0"/>
      <w:marTop w:val="0"/>
      <w:marBottom w:val="0"/>
      <w:divBdr>
        <w:top w:val="none" w:sz="0" w:space="0" w:color="auto"/>
        <w:left w:val="none" w:sz="0" w:space="0" w:color="auto"/>
        <w:bottom w:val="none" w:sz="0" w:space="0" w:color="auto"/>
        <w:right w:val="none" w:sz="0" w:space="0" w:color="auto"/>
      </w:divBdr>
    </w:div>
    <w:div w:id="2123066113">
      <w:bodyDiv w:val="1"/>
      <w:marLeft w:val="0"/>
      <w:marRight w:val="0"/>
      <w:marTop w:val="0"/>
      <w:marBottom w:val="0"/>
      <w:divBdr>
        <w:top w:val="none" w:sz="0" w:space="0" w:color="auto"/>
        <w:left w:val="none" w:sz="0" w:space="0" w:color="auto"/>
        <w:bottom w:val="none" w:sz="0" w:space="0" w:color="auto"/>
        <w:right w:val="none" w:sz="0" w:space="0" w:color="auto"/>
      </w:divBdr>
    </w:div>
    <w:div w:id="2125885685">
      <w:bodyDiv w:val="1"/>
      <w:marLeft w:val="0"/>
      <w:marRight w:val="0"/>
      <w:marTop w:val="0"/>
      <w:marBottom w:val="0"/>
      <w:divBdr>
        <w:top w:val="none" w:sz="0" w:space="0" w:color="auto"/>
        <w:left w:val="none" w:sz="0" w:space="0" w:color="auto"/>
        <w:bottom w:val="none" w:sz="0" w:space="0" w:color="auto"/>
        <w:right w:val="none" w:sz="0" w:space="0" w:color="auto"/>
      </w:divBdr>
    </w:div>
    <w:div w:id="2126578169">
      <w:bodyDiv w:val="1"/>
      <w:marLeft w:val="0"/>
      <w:marRight w:val="0"/>
      <w:marTop w:val="0"/>
      <w:marBottom w:val="0"/>
      <w:divBdr>
        <w:top w:val="none" w:sz="0" w:space="0" w:color="auto"/>
        <w:left w:val="none" w:sz="0" w:space="0" w:color="auto"/>
        <w:bottom w:val="none" w:sz="0" w:space="0" w:color="auto"/>
        <w:right w:val="none" w:sz="0" w:space="0" w:color="auto"/>
      </w:divBdr>
    </w:div>
    <w:div w:id="2127843786">
      <w:bodyDiv w:val="1"/>
      <w:marLeft w:val="0"/>
      <w:marRight w:val="0"/>
      <w:marTop w:val="0"/>
      <w:marBottom w:val="0"/>
      <w:divBdr>
        <w:top w:val="none" w:sz="0" w:space="0" w:color="auto"/>
        <w:left w:val="none" w:sz="0" w:space="0" w:color="auto"/>
        <w:bottom w:val="none" w:sz="0" w:space="0" w:color="auto"/>
        <w:right w:val="none" w:sz="0" w:space="0" w:color="auto"/>
      </w:divBdr>
    </w:div>
    <w:div w:id="2130319244">
      <w:bodyDiv w:val="1"/>
      <w:marLeft w:val="0"/>
      <w:marRight w:val="0"/>
      <w:marTop w:val="0"/>
      <w:marBottom w:val="0"/>
      <w:divBdr>
        <w:top w:val="none" w:sz="0" w:space="0" w:color="auto"/>
        <w:left w:val="none" w:sz="0" w:space="0" w:color="auto"/>
        <w:bottom w:val="none" w:sz="0" w:space="0" w:color="auto"/>
        <w:right w:val="none" w:sz="0" w:space="0" w:color="auto"/>
      </w:divBdr>
    </w:div>
    <w:div w:id="2130319861">
      <w:bodyDiv w:val="1"/>
      <w:marLeft w:val="0"/>
      <w:marRight w:val="0"/>
      <w:marTop w:val="0"/>
      <w:marBottom w:val="0"/>
      <w:divBdr>
        <w:top w:val="none" w:sz="0" w:space="0" w:color="auto"/>
        <w:left w:val="none" w:sz="0" w:space="0" w:color="auto"/>
        <w:bottom w:val="none" w:sz="0" w:space="0" w:color="auto"/>
        <w:right w:val="none" w:sz="0" w:space="0" w:color="auto"/>
      </w:divBdr>
    </w:div>
    <w:div w:id="2130850500">
      <w:bodyDiv w:val="1"/>
      <w:marLeft w:val="0"/>
      <w:marRight w:val="0"/>
      <w:marTop w:val="0"/>
      <w:marBottom w:val="0"/>
      <w:divBdr>
        <w:top w:val="none" w:sz="0" w:space="0" w:color="auto"/>
        <w:left w:val="none" w:sz="0" w:space="0" w:color="auto"/>
        <w:bottom w:val="none" w:sz="0" w:space="0" w:color="auto"/>
        <w:right w:val="none" w:sz="0" w:space="0" w:color="auto"/>
      </w:divBdr>
    </w:div>
    <w:div w:id="2131362130">
      <w:bodyDiv w:val="1"/>
      <w:marLeft w:val="0"/>
      <w:marRight w:val="0"/>
      <w:marTop w:val="0"/>
      <w:marBottom w:val="0"/>
      <w:divBdr>
        <w:top w:val="none" w:sz="0" w:space="0" w:color="auto"/>
        <w:left w:val="none" w:sz="0" w:space="0" w:color="auto"/>
        <w:bottom w:val="none" w:sz="0" w:space="0" w:color="auto"/>
        <w:right w:val="none" w:sz="0" w:space="0" w:color="auto"/>
      </w:divBdr>
    </w:div>
    <w:div w:id="2132240906">
      <w:bodyDiv w:val="1"/>
      <w:marLeft w:val="0"/>
      <w:marRight w:val="0"/>
      <w:marTop w:val="0"/>
      <w:marBottom w:val="0"/>
      <w:divBdr>
        <w:top w:val="none" w:sz="0" w:space="0" w:color="auto"/>
        <w:left w:val="none" w:sz="0" w:space="0" w:color="auto"/>
        <w:bottom w:val="none" w:sz="0" w:space="0" w:color="auto"/>
        <w:right w:val="none" w:sz="0" w:space="0" w:color="auto"/>
      </w:divBdr>
    </w:div>
    <w:div w:id="2132285412">
      <w:bodyDiv w:val="1"/>
      <w:marLeft w:val="0"/>
      <w:marRight w:val="0"/>
      <w:marTop w:val="0"/>
      <w:marBottom w:val="0"/>
      <w:divBdr>
        <w:top w:val="none" w:sz="0" w:space="0" w:color="auto"/>
        <w:left w:val="none" w:sz="0" w:space="0" w:color="auto"/>
        <w:bottom w:val="none" w:sz="0" w:space="0" w:color="auto"/>
        <w:right w:val="none" w:sz="0" w:space="0" w:color="auto"/>
      </w:divBdr>
    </w:div>
    <w:div w:id="2137794508">
      <w:bodyDiv w:val="1"/>
      <w:marLeft w:val="0"/>
      <w:marRight w:val="0"/>
      <w:marTop w:val="0"/>
      <w:marBottom w:val="0"/>
      <w:divBdr>
        <w:top w:val="none" w:sz="0" w:space="0" w:color="auto"/>
        <w:left w:val="none" w:sz="0" w:space="0" w:color="auto"/>
        <w:bottom w:val="none" w:sz="0" w:space="0" w:color="auto"/>
        <w:right w:val="none" w:sz="0" w:space="0" w:color="auto"/>
      </w:divBdr>
    </w:div>
    <w:div w:id="2139446587">
      <w:bodyDiv w:val="1"/>
      <w:marLeft w:val="0"/>
      <w:marRight w:val="0"/>
      <w:marTop w:val="0"/>
      <w:marBottom w:val="0"/>
      <w:divBdr>
        <w:top w:val="none" w:sz="0" w:space="0" w:color="auto"/>
        <w:left w:val="none" w:sz="0" w:space="0" w:color="auto"/>
        <w:bottom w:val="none" w:sz="0" w:space="0" w:color="auto"/>
        <w:right w:val="none" w:sz="0" w:space="0" w:color="auto"/>
      </w:divBdr>
    </w:div>
    <w:div w:id="2140151158">
      <w:bodyDiv w:val="1"/>
      <w:marLeft w:val="0"/>
      <w:marRight w:val="0"/>
      <w:marTop w:val="0"/>
      <w:marBottom w:val="0"/>
      <w:divBdr>
        <w:top w:val="none" w:sz="0" w:space="0" w:color="auto"/>
        <w:left w:val="none" w:sz="0" w:space="0" w:color="auto"/>
        <w:bottom w:val="none" w:sz="0" w:space="0" w:color="auto"/>
        <w:right w:val="none" w:sz="0" w:space="0" w:color="auto"/>
      </w:divBdr>
    </w:div>
    <w:div w:id="2140879841">
      <w:bodyDiv w:val="1"/>
      <w:marLeft w:val="0"/>
      <w:marRight w:val="0"/>
      <w:marTop w:val="0"/>
      <w:marBottom w:val="0"/>
      <w:divBdr>
        <w:top w:val="none" w:sz="0" w:space="0" w:color="auto"/>
        <w:left w:val="none" w:sz="0" w:space="0" w:color="auto"/>
        <w:bottom w:val="none" w:sz="0" w:space="0" w:color="auto"/>
        <w:right w:val="none" w:sz="0" w:space="0" w:color="auto"/>
      </w:divBdr>
    </w:div>
    <w:div w:id="2145780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ral"/>
          <w:gallery w:val="placeholder"/>
        </w:category>
        <w:types>
          <w:type w:val="bbPlcHdr"/>
        </w:types>
        <w:behaviors>
          <w:behavior w:val="content"/>
        </w:behaviors>
        <w:guid w:val="{AF8F7592-2B64-4459-8504-FC736CB738DE}"/>
      </w:docPartPr>
      <w:docPartBody>
        <w:p w:rsidR="00990DB7" w:rsidRDefault="00AF77E3">
          <w:r w:rsidRPr="00EB76C8">
            <w:rPr>
              <w:rStyle w:val="TextodoEspaoReservado"/>
            </w:rPr>
            <w:t>Clique ou toque aqui para inserir o texto.</w:t>
          </w:r>
        </w:p>
      </w:docPartBody>
    </w:docPart>
    <w:docPart>
      <w:docPartPr>
        <w:name w:val="86D57911046D4BE59D3C04BABE23BE18"/>
        <w:category>
          <w:name w:val="Geral"/>
          <w:gallery w:val="placeholder"/>
        </w:category>
        <w:types>
          <w:type w:val="bbPlcHdr"/>
        </w:types>
        <w:behaviors>
          <w:behavior w:val="content"/>
        </w:behaviors>
        <w:guid w:val="{F9F41856-2A12-4BBA-BCB0-E468CD16C22B}"/>
      </w:docPartPr>
      <w:docPartBody>
        <w:p w:rsidR="006C00FA" w:rsidRDefault="00043D32" w:rsidP="00043D32">
          <w:pPr>
            <w:pStyle w:val="86D57911046D4BE59D3C04BABE23BE18"/>
          </w:pPr>
          <w:r w:rsidRPr="001F4E48">
            <w:rPr>
              <w:rStyle w:val="TextodoEspaoReservado"/>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7E3"/>
    <w:rsid w:val="00043D32"/>
    <w:rsid w:val="000A4323"/>
    <w:rsid w:val="00214900"/>
    <w:rsid w:val="002A55F2"/>
    <w:rsid w:val="002E33C5"/>
    <w:rsid w:val="00682F31"/>
    <w:rsid w:val="006C00FA"/>
    <w:rsid w:val="00713DDB"/>
    <w:rsid w:val="00810DC2"/>
    <w:rsid w:val="008163D0"/>
    <w:rsid w:val="009102A5"/>
    <w:rsid w:val="00932849"/>
    <w:rsid w:val="00970A68"/>
    <w:rsid w:val="00990DB7"/>
    <w:rsid w:val="00AF77E3"/>
    <w:rsid w:val="00B11893"/>
    <w:rsid w:val="00B83328"/>
    <w:rsid w:val="00D24669"/>
    <w:rsid w:val="00E76FAC"/>
    <w:rsid w:val="00F47E0A"/>
    <w:rsid w:val="00FF185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043D32"/>
    <w:rPr>
      <w:color w:val="808080"/>
    </w:rPr>
  </w:style>
  <w:style w:type="paragraph" w:customStyle="1" w:styleId="86D57911046D4BE59D3C04BABE23BE18">
    <w:name w:val="86D57911046D4BE59D3C04BABE23BE18"/>
    <w:rsid w:val="00043D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DBBB243-BD73-4C07-AADC-F597FAA7A204}">
  <we:reference id="wa104382081" version="1.55.1.0" store="pt-BR" storeType="OMEX"/>
  <we:alternateReferences>
    <we:reference id="WA104382081" version="1.55.1.0" store="" storeType="OMEX"/>
  </we:alternateReferences>
  <we:properties>
    <we:property name="MENDELEY_BIBLIOGRAPHY_IS_DIRTY" value="false"/>
    <we:property name="MENDELEY_BIBLIOGRAPHY_LAST_MODIFIED" value="1772573956866"/>
    <we:property name="MENDELEY_CITATIONS" value="[{&quot;citationID&quot;:&quot;MENDELEY_CITATION_ffb38615-5d61-4c63-94b0-94594fa3160f&quot;,&quot;properties&quot;:{&quot;noteIndex&quot;:0},&quot;isEdited&quot;:false,&quot;manualOverride&quot;:{&quot;isManuallyOverridden&quot;:false,&quot;citeprocText&quot;:&quot;(Burton et al., 2016)&quot;,&quot;manualOverrideText&quot;:&quot;&quot;},&quot;citationTag&quot;:&quot;MENDELEY_CITATION_v3_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&quot;,&quot;citationItems&quot;:[{&quot;id&quot;:&quot;2def2bc7-dfb4-3816-8de1-4b65f68c17ea&quot;,&quot;itemData&quot;:{&quot;type&quot;:&quot;article-journal&quot;,&quot;id&quot;:&quot;2def2bc7-dfb4-3816-8de1-4b65f68c17ea&quot;,&quot;title&quot;:&quot;A Careers Perspective on Entrepreneurship&quot;,&quot;groupId&quot;:&quot;10aa411c-0982-3ff2-ae0d-276d5d70c72e&quot;,&quot;author&quot;:[{&quot;family&quot;:&quot;Burton&quot;,&quot;given&quot;:&quot;M. Diane&quot;,&quot;parse-names&quot;:false,&quot;dropping-particle&quot;:&quot;&quot;,&quot;non-dropping-particle&quot;:&quot;&quot;},{&quot;family&quot;:&quot;Sørensen&quot;,&quot;given&quot;:&quot;Jesper B.&quot;,&quot;parse-names&quot;:false,&quot;dropping-particle&quot;:&quot;&quot;,&quot;non-dropping-particle&quot;:&quot;&quot;},{&quot;family&quot;:&quot;Dobrev&quot;,&quot;given&quot;:&quot;Stanislav D.&quot;,&quot;parse-names&quot;:false,&quot;dropping-particle&quot;:&quot;&quot;,&quot;non-dropping-particle&quot;:&quot;&quot;}],&quot;container-title&quot;:&quot;Entrepreneurship: Theory and Practice&quot;,&quot;DOI&quot;:&quot;10.1111/etap.12230&quot;,&quot;ISSN&quot;:&quot;15406520&quot;,&quot;issued&quot;:{&quot;date-parts&quot;:[[2016,3,1]]},&quot;page&quot;:&quot;237-247&quot;,&quot;publisher&quot;:&quot;Blackwell Publishing Inc.&quot;,&quot;issue&quot;:&quot;2&quot;,&quot;volume&quot;:&quot;40&quot;},&quot;isTemporary&quot;:false}]},{&quot;citationID&quot;:&quot;MENDELEY_CITATION_583cbac3-1d43-483a-9a12-dadbd10f8d1b&quot;,&quot;properties&quot;:{&quot;noteIndex&quot;:0},&quot;isEdited&quot;:false,&quot;manualOverride&quot;:{&quot;isManuallyOverridden&quot;:true,&quot;citeprocText&quot;:&quot;(ELDER Jr MONICA KIRKPATRICK JOHNSON ROBERT CROSNOE, n.d.)&quot;,&quot;manualOverrideText&quot;:&quot;(Elder Jr, 203)&quot;},&quot;citationTag&quot;:&quot;MENDELEY_CITATION_v3_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&quot;,&quot;citationItems&quot;:[{&quot;id&quot;:&quot;ac0caba7-bab6-303f-88cb-e277044e584d&quot;,&quot;itemData&quot;:{&quot;type&quot;:&quot;report&quot;,&quot;id&quot;:&quot;ac0caba7-bab6-303f-88cb-e277044e584d&quot;,&quot;title&quot;:&quot;The Emergence and Development of Life Course Theory&quot;,&quot;groupId&quot;:&quot;10aa411c-0982-3ff2-ae0d-276d5d70c72e&quot;,&quot;author&quot;:[{&quot;family&quot;:&quot;ELDER Jr MONICA KIRKPATRICK JOHNSON ROBERT CROSNOE&quot;,&quot;given&quot;:&quot;Glen H&quot;,&quot;parse-names&quot;:false,&quot;dropping-particle&quot;:&quot;&quot;,&quot;non-dropping-particle&quot;:&quot;&quot;}]},&quot;isTemporary&quot;:false}]},{&quot;citationID&quot;:&quot;MENDELEY_CITATION_b561dfd2-4197-4498-8824-42745ffad34d&quot;,&quot;properties&quot;:{&quot;noteIndex&quot;:0},&quot;isEdited&quot;:false,&quot;manualOverride&quot;:{&quot;isManuallyOverridden&quot;:false,&quot;citeprocText&quot;:&quot;(Burton et al., 2016)&quot;,&quot;manualOverrideText&quot;:&quot;&quot;},&quot;citationTag&quot;:&quot;MENDELEY_CITATION_v3_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&quot;,&quot;citationItems&quot;:[{&quot;id&quot;:&quot;2def2bc7-dfb4-3816-8de1-4b65f68c17ea&quot;,&quot;itemData&quot;:{&quot;type&quot;:&quot;article-journal&quot;,&quot;id&quot;:&quot;2def2bc7-dfb4-3816-8de1-4b65f68c17ea&quot;,&quot;title&quot;:&quot;A Careers Perspective on Entrepreneurship&quot;,&quot;groupId&quot;:&quot;10aa411c-0982-3ff2-ae0d-276d5d70c72e&quot;,&quot;author&quot;:[{&quot;family&quot;:&quot;Burton&quot;,&quot;given&quot;:&quot;M. Diane&quot;,&quot;parse-names&quot;:false,&quot;dropping-particle&quot;:&quot;&quot;,&quot;non-dropping-particle&quot;:&quot;&quot;},{&quot;family&quot;:&quot;Sørensen&quot;,&quot;given&quot;:&quot;Jesper B.&quot;,&quot;parse-names&quot;:false,&quot;dropping-particle&quot;:&quot;&quot;,&quot;non-dropping-particle&quot;:&quot;&quot;},{&quot;family&quot;:&quot;Dobrev&quot;,&quot;given&quot;:&quot;Stanislav D.&quot;,&quot;parse-names&quot;:false,&quot;dropping-particle&quot;:&quot;&quot;,&quot;non-dropping-particle&quot;:&quot;&quot;}],&quot;container-title&quot;:&quot;Entrepreneurship: Theory and Practice&quot;,&quot;DOI&quot;:&quot;10.1111/etap.12230&quot;,&quot;ISSN&quot;:&quot;15406520&quot;,&quot;issued&quot;:{&quot;date-parts&quot;:[[2016,3,1]]},&quot;page&quot;:&quot;237-247&quot;,&quot;publisher&quot;:&quot;Blackwell Publishing Inc.&quot;,&quot;issue&quot;:&quot;2&quot;,&quot;volume&quot;:&quot;40&quot;},&quot;isTemporary&quot;:false}]},{&quot;citationID&quot;:&quot;MENDELEY_CITATION_0764262d-d4ae-4e0d-88d6-2dd5c14db132&quot;,&quot;properties&quot;:{&quot;noteIndex&quot;:0},&quot;isEdited&quot;:false,&quot;manualOverride&quot;:{&quot;isManuallyOverridden&quot;:false,&quot;citeprocText&quot;:&quot;(Kwon &amp;#38; Wang, 2025)&quot;,&quot;manualOverrideText&quot;:&quot;&quot;},&quot;citationTag&quot;:&quot;MENDELEY_CITATION_v3_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&quot;,&quot;citationItems&quot;:[{&quot;id&quot;:&quot;5ccb337d-7072-33c9-a621-7541247e4908&quot;,&quot;itemData&quot;:{&quot;type&quot;:&quot;article-journal&quot;,&quot;id&quot;:&quot;5ccb337d-7072-33c9-a621-7541247e4908&quot;,&quot;title&quot;:&quot;Entrepreneurial Career Trajectories: An Exploratory Life-Course Perspective&quot;,&quot;groupId&quot;:&quot;10aa411c-0982-3ff2-ae0d-276d5d70c72e&quot;,&quot;author&quot;:[{&quot;family&quot;:&quot;Kwon&quot;,&quot;given&quot;:&quot;Seok Woo&quot;,&quot;parse-names&quot;:false,&quot;dropping-particle&quot;:&quot;&quot;,&quot;non-dropping-particle&quot;:&quot;&quot;},{&quot;family&quot;:&quot;Wang&quot;,&quot;given&quot;:&quot;Xiaoying&quot;,&quot;parse-names&quot;:false,&quot;dropping-particle&quot;:&quot;&quot;,&quot;non-dropping-particle&quot;:&quot;&quot;}],&quot;container-title&quot;:&quot;Entrepreneurship Theory and Practice&quot;,&quot;DOI&quot;:&quot;10.1177/10422587251398814&quot;,&quot;ISSN&quot;:&quot;15406520&quot;,&quot;issued&quot;:{&quot;date-parts&quot;:[[2025]]},&quot;abstract&quot;:&quot;This exploratory study examines patterns of entrepreneurial engagement across the life course using Group-Based Trajectory Modeling and panel data from the National Longitudinal Survey of Youth 1979. We identify four distinct career trajectories—never, early-adulthood, mid-adulthood, and career-persistent entrepreneurship—and analyze differences in their timing, duration, and frequency. We then explore how early-life family capital is associated with trajectory membership and how these paths relate to psychological and financial outcomes in middle adulthood. Instead of focusing on single points of entry or exit, this study traces the full arc of entrepreneurial careers—revealing how they unfold, develop, and diverge over the course of individuals’ working lives.&quot;,&quot;publisher&quot;:&quot;SAGE Publications Ltd&quot;,&quot;container-title-short&quot;:&quot;&quot;},&quot;isTemporary&quot;:false}]},{&quot;citationID&quot;:&quot;MENDELEY_CITATION_46b53ce3-1fb4-46fa-b418-c2102616f858&quot;,&quot;properties&quot;:{&quot;noteIndex&quot;:0},&quot;isEdited&quot;:false,&quot;manualOverride&quot;:{&quot;isManuallyOverridden&quot;:true,&quot;citeprocText&quot;:&quot;(ELDER Jr MONICA KIRKPATRICK JOHNSON ROBERT CROSNOE, n.d.; Kwon &amp;#38; Wang, 2025)&quot;,&quot;manualOverrideText&quot;:&quot;(Elder Jr et al., 2003.; Kwon &amp; Wang, 2025)&quot;},&quot;citationTag&quot;:&quot;MENDELEY_CITATION_v3_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&quot;,&quot;citationItems&quot;:[{&quot;id&quot;:&quot;ac0caba7-bab6-303f-88cb-e277044e584d&quot;,&quot;itemData&quot;:{&quot;type&quot;:&quot;report&quot;,&quot;id&quot;:&quot;ac0caba7-bab6-303f-88cb-e277044e584d&quot;,&quot;title&quot;:&quot;The Emergence and Development of Life Course Theory&quot;,&quot;groupId&quot;:&quot;10aa411c-0982-3ff2-ae0d-276d5d70c72e&quot;,&quot;author&quot;:[{&quot;family&quot;:&quot;ELDER Jr MONICA KIRKPATRICK JOHNSON ROBERT CROSNOE&quot;,&quot;given&quot;:&quot;Glen H&quot;,&quot;parse-names&quot;:false,&quot;dropping-particle&quot;:&quot;&quot;,&quot;non-dropping-particle&quot;:&quot;&quot;}],&quot;container-title-short&quot;:&quot;&quot;},&quot;isTemporary&quot;:false},{&quot;id&quot;:&quot;5ccb337d-7072-33c9-a621-7541247e4908&quot;,&quot;itemData&quot;:{&quot;type&quot;:&quot;article-journal&quot;,&quot;id&quot;:&quot;5ccb337d-7072-33c9-a621-7541247e4908&quot;,&quot;title&quot;:&quot;Entrepreneurial Career Trajectories: An Exploratory Life-Course Perspective&quot;,&quot;groupId&quot;:&quot;10aa411c-0982-3ff2-ae0d-276d5d70c72e&quot;,&quot;author&quot;:[{&quot;family&quot;:&quot;Kwon&quot;,&quot;given&quot;:&quot;Seok Woo&quot;,&quot;parse-names&quot;:false,&quot;dropping-particle&quot;:&quot;&quot;,&quot;non-dropping-particle&quot;:&quot;&quot;},{&quot;family&quot;:&quot;Wang&quot;,&quot;given&quot;:&quot;Xiaoying&quot;,&quot;parse-names&quot;:false,&quot;dropping-particle&quot;:&quot;&quot;,&quot;non-dropping-particle&quot;:&quot;&quot;}],&quot;container-title&quot;:&quot;Entrepreneurship Theory and Practice&quot;,&quot;DOI&quot;:&quot;10.1177/10422587251398814&quot;,&quot;ISSN&quot;:&quot;15406520&quot;,&quot;issued&quot;:{&quot;date-parts&quot;:[[2025]]},&quot;abstract&quot;:&quot;This exploratory study examines patterns of entrepreneurial engagement across the life course using Group-Based Trajectory Modeling and panel data from the National Longitudinal Survey of Youth 1979. We identify four distinct career trajectories—never, early-adulthood, mid-adulthood, and career-persistent entrepreneurship—and analyze differences in their timing, duration, and frequency. We then explore how early-life family capital is associated with trajectory membership and how these paths relate to psychological and financial outcomes in middle adulthood. Instead of focusing on single points of entry or exit, this study traces the full arc of entrepreneurial careers—revealing how they unfold, develop, and diverge over the course of individuals’ working lives.&quot;,&quot;publisher&quot;:&quot;SAGE Publications Ltd&quot;,&quot;container-title-short&quot;:&quot;&quot;},&quot;isTemporary&quot;:false}]},{&quot;citationID&quot;:&quot;MENDELEY_CITATION_d020f2e5-3669-4fb0-b43e-6df65fb40613&quot;,&quot;properties&quot;:{&quot;noteIndex&quot;:0},&quot;isEdited&quot;:false,&quot;manualOverride&quot;:{&quot;isManuallyOverridden&quot;:true,&quot;citeprocText&quot;:&quot;(Bay &amp;#38; Koster, 2023b; ELDER Jr MONICA KIRKPATRICK JOHNSON ROBERT CROSNOE, n.d.)&quot;,&quot;manualOverrideText&quot;:&quot;(Bay &amp; Koster, 2023; Elder Jr, 2003)&quot;},&quot;citationTag&quot;:&quot;MENDELEY_CITATION_v3_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XX0=&quot;,&quot;citationItems&quot;:[{&quot;id&quot;:&quot;ac0caba7-bab6-303f-88cb-e277044e584d&quot;,&quot;itemData&quot;:{&quot;type&quot;:&quot;report&quot;,&quot;id&quot;:&quot;ac0caba7-bab6-303f-88cb-e277044e584d&quot;,&quot;title&quot;:&quot;The Emergence and Development of Life Course Theory&quot;,&quot;groupId&quot;:&quot;10aa411c-0982-3ff2-ae0d-276d5d70c72e&quot;,&quot;author&quot;:[{&quot;family&quot;:&quot;ELDER Jr MONICA KIRKPATRICK JOHNSON ROBERT CROSNOE&quot;,&quot;given&quot;:&quot;Glen H&quot;,&quot;parse-names&quot;:false,&quot;dropping-particle&quot;:&quot;&quot;,&quot;non-dropping-particle&quot;:&quot;&quot;}],&quot;container-title-short&quot;:&quot;&quot;},&quot;isTemporary&quot;:false},{&quot;id&quot;:&quot;1d0d1b5f-bc55-3c92-8571-0434e5e436e8&quot;,&quot;itemData&quot;:{&quot;type&quot;:&quot;paper-conference&quot;,&quot;id&quot;:&quot;1d0d1b5f-bc55-3c92-8571-0434e5e436e8&quot;,&quot;title&quot;:&quot;Self-employment career patterns in the Netherlands: exploring individual and regional differences&quot;,&quot;groupId&quot;:&quot;10aa411c-0982-3ff2-ae0d-276d5d70c72e&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citationID&quot;:&quot;MENDELEY_CITATION_05f911b3-d8e3-4d98-b2a0-a52fea45f0d1&quot;,&quot;properties&quot;:{&quot;noteIndex&quot;:0},&quot;isEdited&quot;:false,&quot;manualOverride&quot;:{&quot;isManuallyOverridden&quot;:false,&quot;citeprocText&quot;:&quot;(Cohen, 2025)&quot;,&quot;manualOverrideText&quot;:&quot;&quot;},&quot;citationTag&quot;:&quot;MENDELEY_CITATION_v3_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&quot;,&quot;citationItems&quot;:[{&quot;id&quot;:&quot;1a6e67b7-d76a-3351-9cc8-a33616cd7d87&quot;,&quot;itemData&quot;:{&quot;type&quot;:&quot;article-journal&quot;,&quot;id&quot;:&quot;1a6e67b7-d76a-3351-9cc8-a33616cd7d87&quot;,&quot;title&quot;:&quot;The Sociology of Self-Employment: A Typology and Reconciliation&quot;,&quot;author&quot;:[{&quot;family&quot;:&quot;Cohen&quot;,&quot;given&quot;:&quot;Rachel Lara&quot;,&quot;parse-names&quot;:false,&quot;dropping-particle&quot;:&quot;&quot;,&quot;non-dropping-particle&quot;:&quot;&quot;}],&quot;container-title&quot;:&quot;Sociology&quot;,&quot;container-title-short&quot;:&quot;Sociology&quot;,&quot;DOI&quot;:&quot;10.1177/00380385251324563&quot;,&quot;ISSN&quot;:&quot;14698684&quot;,&quot;issued&quot;:{&quot;date-parts&quot;:[[2025]]},&quot;abstract&quot;:&quot;Self-employment accounts for a significant share of income-producing work but the ‘sociology of self-employment’ remains embryonic. This article argues that, to date, sociologists have viewed self-employment through discrete lenses, rooted in different intellectual traditions. A novel typology is developed that conceptually maps extant analyses, revealing the variety of ways these lenses portray the relationship of self-employment to capitalism. The identified lenses are: (1) self-employment as residual; (2) self-employment as dynamic; (3) self-employment as hyper-exploitation; (4) self-employment as mundane; and (5) self-employment as ideology. The article suggests that the empirical complexity of self-employment as a phenomenon underpins this multiplicity of sociological conceptualisations. Self-employment is both driver and residuum of capitalist development; self-employed labour both potential (or at least putative) capitalist enterprise and the absence of waged-labour. Reconciling the sociology of self-employment requires we recognise and embrace this complexity for what it tells us about the conditions of work in contemporary capitalism.&quot;,&quot;publisher&quot;:&quot;SAGE Publications Ltd&quot;},&quot;isTemporary&quot;:false}]},{&quot;citationID&quot;:&quot;MENDELEY_CITATION_8cd94c37-541a-41ca-ba2e-5d88a3de01f0&quot;,&quot;properties&quot;:{&quot;noteIndex&quot;:0},&quot;isEdited&quot;:false,&quot;manualOverride&quot;:{&quot;isManuallyOverridden&quot;:false,&quot;citeprocText&quot;:&quot;(Carvalho &amp;#38; Borges, 2025)&quot;,&quot;manualOverrideText&quot;:&quot;&quot;},&quot;citationTag&quot;:&quot;MENDELEY_CITATION_v3_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&quot;,&quot;citationItems&quot;:[{&quot;id&quot;:&quot;9fd5f89d-0bb8-3886-b6b4-818cb37530d8&quot;,&quot;itemData&quot;:{&quot;type&quot;:&quot;article-journal&quot;,&quot;id&quot;:&quot;9fd5f89d-0bb8-3886-b6b4-818cb37530d8&quot;,&quot;title&quot;:&quot;Proposal for a typology of self-employed considering the impact of the business and entrepreneurial engagement&quot;,&quot;author&quot;:[{&quot;family&quot;:&quot;Carvalho&quot;,&quot;given&quot;:&quot;Jéssica Borges&quot;,&quot;parse-names&quot;:false,&quot;dropping-particle&quot;:&quot;&quot;,&quot;non-dropping-particle&quot;:&quot;&quot;},{&quot;family&quot;:&quot;Borges&quot;,&quot;given&quot;:&quot;Cândido&quot;,&quot;parse-names&quot;:false,&quot;dropping-particle&quot;:&quot;&quot;,&quot;non-dropping-particle&quot;:&quot;&quot;}],&quot;container-title&quot;:&quot;REGEPE Entrepreneurship and Small Business Journal&quot;,&quot;DOI&quot;:&quot;10.14211/regepe.esbj.e2686&quot;,&quot;ISSN&quot;:&quot;29651506&quot;,&quot;issued&quot;:{&quot;date-parts&quot;:[[2025,1,1]]},&quot;abstract&quot;:&quot;Aim of the study: to propose a typology of self-employed, based on the dimensions of impact of the business and entrepreneurial engagement. Dilemma/problem or thesis: it is necessary to understand the different types of self-employed, since examining them as a single category could lead to limitations in the results of a study. Relevance/originality: as a criterion for defining the typologies, dichotomous categories were established to help with comparisons. The categories were: formalisation (formal or informal), innovation potential (with high innovation potential or low innovation potential), job creation (with an employee or without an employee), persistence in the activity as a TCP (intermittent or continuous), reconciliation of the activity with other professional/economic occupations (partial or full) and motivation (by opportunity or necessity). The dimensions adopted: impact of the enterprise and entrepreneurial engagement were considered to identify entrepreneurial activity and because they can be identified through actions. Four types of self-employed workers were proposed. Type 1 (innovator) has high impact and high engagement. Type 2 (explorer) has high impact and low engagement. Type 3 (conventional) has low impact and high engagement. Type 4 (occasional) has low impact and low engagement. Social contributions: the proposed typology is not about determining TCPs as being or not being entrepreneurs or assigning value judgements to the types, but about understanding their particularities and entrepreneurial activity, making it possible to choose and justify theories in the field of entrepreneurship and eventually direct appropriate actions and policies to each of the types.&quot;,&quot;publisher&quot;:&quot;Associacao Nacional de Estudos em Empreendedorismo e Gestao de Pequenas Empresas - ANEGEPE&quot;,&quot;volume&quot;:&quot;14&quot;,&quot;container-title-short&quot;:&quot;&quot;},&quot;isTemporary&quot;:false}]},{&quot;citationID&quot;:&quot;MENDELEY_CITATION_1ecebc3a-6a30-4a58-a601-9b747d91fbe1&quot;,&quot;properties&quot;:{&quot;noteIndex&quot;:0},&quot;isEdited&quot;:false,&quot;manualOverride&quot;:{&quot;isManuallyOverridden&quot;:false,&quot;citeprocText&quot;:&quot;(Acs, 2006; Block &amp;#38; Wagner, 2010; Fairlie &amp;#38; Fossen, 2018)&quot;,&quot;manualOverrideText&quot;:&quot;&quot;},&quot;citationTag&quot;:&quot;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&quot;,&quot;citationItems&quot;:[{&quot;id&quot;:&quot;b5897e85-b84a-30d7-be8c-808e9680490b&quot;,&quot;itemData&quot;:{&quot;type&quot;:&quot;article-journal&quot;,&quot;id&quot;:&quot;b5897e85-b84a-30d7-be8c-808e9680490b&quot;,&quot;title&quot;:&quot;How Is Entrepreneurship\nGood for Economic Growth?&quot;,&quot;author&quot;:[{&quot;family&quot;:&quot;Acs&quot;,&quot;given&quot;:&quot;Zoltan&quot;,&quot;parse-names&quot;:false,&quot;dropping-particle&quot;:&quot;&quot;,&quot;non-dropping-particle&quot;:&quot;&quot;}],&quot;container-title&quot;:&quot;innovations&quot;,&quot;container-title-short&quot;:&quot;Innovations&quot;,&quot;ISBN&quot;:&quot;2/23/200611:5&quot;,&quot;URL&quot;:&quot;http://direct.mit.edu/itgg/article-pdf/1/1/97/704068/itgg.2006.1.1.97.pdf&quot;,&quot;issued&quot;:{&quot;date-parts&quot;:[[2006]]},&quot;abstract&quot;:&quot;selves with no other options for work than self employment-necessity entrepreneurship. As one would expect, the influx of many former wage workers into necessity entrepreneurship resulted in several years of negative GDP growth. This story can be retold in several other countries around the world when economies are confronted with structural change. While it is easy to see that starting a new business to exploit a perceived business opportunity would lead to economic development, it is also possible that necessity entrepreneurship may not lead to economic development. Being pushed into entrepreneurship (self-employment) because all other options for work are either absent or unsatisfactory can even lead to under development. While all countries have some level of both opportunity and necessity entrepreneurship, we suggest that the ratio of opportunity-to-necessity entrepreneurship should be a useful indicator of economic development, and can be a guide for development policy. In fact, we find a positive relationship between the opportunity ratio and GDP per capi-ta. We then suggest that policies in less developed countries should focus on strengthening General National Framework Conditions, and in developed economies policy should focus on strengthening the entrepreneurial framework conditions. The next section describes the GEM program. Section Three examines the relationship between economic development and globalization. Section Four examines the differential impacts of necessity and opportunity entrepreneurship on development, followed by conclusions. THE GEM PROGRAM The Global Entrepreneurship Monitor (GEM) research program is an annual assessment of the national level of entrepreneurial activity. Initiated in 1999 with 10 countries, expanded to 21 in the year 2000 and 39 countries in 2005, the program covers both developed and developing countries. The research program, based on a harmonized assessment of the level of national entrepreneurial activity for all participating countries, involves exploration of the role of entrepreneurship in national economic growth. Representative samples of randomly selected adults, ranging in size from 1,000 to almost 27,000 individuals, are surveyed each year in each country in order to provide harmonized measures of the prevalence of entrepreneurial activity. There is, further, a wealth of national features and characteristics associated with entrepreneurial activity. 2 The GEM project is unique in providing data consistent across countries. While all countries collect official data on self-employment, the size distribution of firms, census data on all or most plants and firms, and firm and plant entry, almost none of these registry sources are comparable across countries, even in developed countries. Official data sources differ in the way they define when an establishment enters a file, when it leaves, and how they handle self-employment, making cross-national comparisons almost impossible. 3 Therefore, one of the major strengths of the project is the application of uniform definitions and data collection across countries for international comparisons. A major shortcoming of the GEM project has been its inability to effectively deal with the \&quot;issue\&quot; of how to compare entrepreneurial activity in developed and developing countries. For example, low-income countries like Uganda, Peru and Ecuador have very high levels of self-employment and therefore have high levels of entrepreneurial activity as measured by the GEM program. High-income countries like Japan, 98 innovations / winter 2006&quot;,&quot;issue&quot;:&quot;1&quot;},&quot;isTemporary&quot;:false},{&quot;id&quot;:&quot;b985cdf9-aad8-358f-b608-ff2d8a516ee2&quot;,&quot;itemData&quot;:{&quot;type&quot;:&quot;article-journal&quot;,&quot;id&quot;:&quot;b985cdf9-aad8-358f-b608-ff2d8a516ee2&quot;,&quot;title&quot;:&quot;Opportunity Versus Necessity Entrepreneurship: Two Components of Business Creation&quot;,&quot;author&quot;:[{&quot;family&quot;:&quot;Fairlie&quot;,&quot;given&quot;:&quot;Robert W.&quot;,&quot;parse-names&quot;:false,&quot;dropping-particle&quot;:&quot;&quot;,&quot;non-dropping-particle&quot;:&quot;&quot;},{&quot;family&quot;:&quot;Fossen&quot;,&quot;given&quot;:&quot;Frank M.&quot;,&quot;parse-names&quot;:false,&quot;dropping-particle&quot;:&quot;&quot;,&quot;non-dropping-particle&quot;:&quot;&quot;}],&quot;container-title&quot;:&quot;SSRN Electronic Journal&quot;,&quot;DOI&quot;:&quot;10.2139/ssrn.3132357&quot;,&quot;issued&quot;:{&quot;date-parts&quot;:[[2018,3,21]]},&quot;abstract&quot;:&quot;A common finding in the entrepreneurship literature is that business creation increases in recessions. This counter-cyclical pattern is examined by separating business creation into two components: “opportunity” and “necessity” entrepreneurship. Although there is general agreement in the previous literature on the conceptual distinction between these two factors driving entrepreneurship, there are many challenges to creating a definition that is both objective and empirically feasible. We propose an operational definition of opportunity versus necessity entrepreneurship using readily available nationally representative data. We create a distinction between the two types of entrepreneurship based on the entrepreneur’s prior work status that is consistent with the standard theoretical economic model of entrepreneurship. Using this definition we document that “opportunity” entrepreneurship is pro-cyclical and “necessity” entrepreneurship is counter-cyclical. We also find that “opportunity” vs. “necessity” entrepreneurship is associated with the creation of more growth-oriented businesses. The operational distinction proposed here may be useful for future research in entrepreneurship.&quot;,&quot;publisher&quot;:&quot;Elsevier BV&quot;,&quot;container-title-short&quot;:&quot;&quot;},&quot;isTemporary&quot;:false},{&quot;id&quot;:&quot;58309efb-290e-3586-a056-1ee8b2ca9ef4&quot;,&quot;itemData&quot;:{&quot;type&quot;:&quot;article-journal&quot;,&quot;id&quot;:&quot;58309efb-290e-3586-a056-1ee8b2ca9ef4&quot;,&quot;title&quot;:&quot;Necessity and opportunity entrepreneurs in Germany: characteristics and earnings differentials&quot;,&quot;author&quot;:[{&quot;family&quot;:&quot;Block&quot;,&quot;given&quot;:&quot;Joern H&quot;,&quot;parse-names&quot;:false,&quot;dropping-particle&quot;:&quot;&quot;,&quot;non-dropping-particle&quot;:&quot;&quot;},{&quot;family&quot;:&quot;Wagner&quot;,&quot;given&quot;:&quot;Marcus&quot;,&quot;parse-names&quot;:false,&quot;dropping-particle&quot;:&quot;&quot;,&quot;non-dropping-particle&quot;:&quot;&quot;}],&quot;container-title&quot;:&quot;Schmalenbach Business Review&quot;,&quot;issued&quot;:{&quot;date-parts&quot;:[[2010]]},&quot;abstract&quot;:&quot;in this paper we discuss necessity and opportunity entrepreneurship. We use panel data to analyze how these two types of entrepreneurs differ in general, and in their ability to discover and exploit entrepreneurial opportunities. We find that the opportunities exploited by opportunity entrepreneurs are generally more profitable than are those exploited by necessity entrepreneurs. We also find that the determinants of success differ to a strong degree. standard wage equations seem to work better for opportunity than for necessity entrepreneurs. Our findings indicate a need to distinguish between the two groups in entrepreneurship theory and practice. JeL-classification: c23, J23, J24, J31, M13.&quot;,&quot;issue&quot;:&quot;2&quot;,&quot;volume&quot;:&quot;62&quot;,&quot;container-title-short&quot;:&quot;&quot;},&quot;isTemporary&quot;:false}]},{&quot;citationID&quot;:&quot;MENDELEY_CITATION_349fd7f0-c26e-421a-9f4a-515d5fe81df3&quot;,&quot;properties&quot;:{&quot;noteIndex&quot;:0},&quot;isEdited&quot;:false,&quot;manualOverride&quot;:{&quot;isManuallyOverridden&quot;:false,&quot;citeprocText&quot;:&quot;(Romero &amp;#38; Martínez-Román, 2012)&quot;,&quot;manualOverrideText&quot;:&quot;&quot;},&quot;citationTag&quot;:&quot;MENDELEY_CITATION_v3_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&quot;,&quot;citationItems&quot;:[{&quot;id&quot;:&quot;86d196bd-b150-30ae-a94d-2d78ecb48cd7&quot;,&quot;itemData&quot;:{&quot;type&quot;:&quot;article-journal&quot;,&quot;id&quot;:&quot;86d196bd-b150-30ae-a94d-2d78ecb48cd7&quot;,&quot;title&quot;:&quot;Self-employment and innovation. Exploring the determinants of innovative behavior in small businesses&quot;,&quot;author&quot;:[{&quot;family&quot;:&quot;Romero&quot;,&quot;given&quot;:&quot;Isidoro&quot;,&quot;parse-names&quot;:false,&quot;dropping-particle&quot;:&quot;&quot;,&quot;non-dropping-particle&quot;:&quot;&quot;},{&quot;family&quot;:&quot;Martínez-Román&quot;,&quot;given&quot;:&quot;Juan A.&quot;,&quot;parse-names&quot;:false,&quot;dropping-particle&quot;:&quot;&quot;,&quot;non-dropping-particle&quot;:&quot;&quot;}],&quot;container-title&quot;:&quot;Research Policy&quot;,&quot;container-title-short&quot;:&quot;Res. Policy&quot;,&quot;DOI&quot;:&quot;10.1016/j.respol.2011.07.005&quot;,&quot;ISSN&quot;:&quot;00487333&quot;,&quot;issued&quot;:{&quot;date-parts&quot;:[[2012,2]]},&quot;page&quot;:&quot;178-189&quot;,&quot;abstract&quot;:&quot;This paper explores the determinants of innovation in small businesses from a survey of more than 700 self-employed workers in Andalusia (Spain). Self-employed people running businesses with and without employees were included in the study and two types of innovation - product and process innovation - were differentiated. The theoretical framework adopted distinguishes between three levels of factors affecting the innovative activities of the self-employed: (1) the personal characteristics of the self-employed - such as their motivations and their educational and professional background. (2) The organization characteristics - such as the sector, the number of employees, the dependence on suppliers or clients and the management styles. (3) The characteristics of the external environment. Education appears as a key factor whose impact on innovation comes through two main sources: its effect on self-employed motivations and its influence on the management style of small businesses. Also previous experience as an employee and the comparative level of income in the area where the business is located are shown to be influential factors explaining innovation. Though firm size favors innovation, it does not play a determining role. Furthermore, results show significant differences between the factors explaining product and process innovation. The determinants for innovation in small businesses also vary substantially across sectors. © 2011 Elsevier B.V. All rights reserved.&quot;,&quot;issue&quot;:&quot;1&quot;,&quot;volume&quot;:&quot;41&quot;},&quot;isTemporary&quot;:false}]},{&quot;citationID&quot;:&quot;MENDELEY_CITATION_175e5ab1-1cd9-470f-bf28-3dadfa7e93b4&quot;,&quot;properties&quot;:{&quot;noteIndex&quot;:0},&quot;isEdited&quot;:false,&quot;manualOverride&quot;:{&quot;isManuallyOverridden&quot;:false,&quot;citeprocText&quot;:&quot;(Bay &amp;#38; Koster, 2023a; Beusch &amp;#38; van Soest, 2020a; Koch et al., 2021a; Sun et al., 2024a)&quot;,&quot;manualOverrideText&quot;:&quot;&quot;},&quot;citationTag&quot;:&quot;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fV19&quot;,&quot;citationItems&quot;:[{&quot;id&quot;:&quot;2c4ce867-63ee-3583-92aa-a380ca8c46b3&quot;,&quot;itemData&quot;:{&quot;type&quot;:&quot;article-journal&quot;,&quot;id&quot;:&quot;2c4ce867-63ee-3583-92aa-a380ca8c46b3&quot;,&quot;title&quot;:&quot;Labour Market Trajectories of the Self-employed in the Netherlands&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id&quot;:&quot;0cda7557-78e9-3a9a-a3be-425caa92519b&quot;,&quot;itemData&quot;:{&quot;type&quot;:&quot;article-journal&quot;,&quot;id&quot;:&quot;0cda7557-78e9-3a9a-a3be-425caa92519b&quot;,&quot;title&quot;:&quot;Career patterns in self-employment and career success&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container-title-short&quot;:&quot;J. Bus. Ventur.&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isTemporary&quot;:false},{&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citationID&quot;:&quot;MENDELEY_CITATION_f5ae0543-f97a-454e-b2a1-a52cc41bb1ab&quot;,&quot;properties&quot;:{&quot;noteIndex&quot;:0},&quot;isEdited&quot;:false,&quot;manualOverride&quot;:{&quot;isManuallyOverridden&quot;:true,&quot;citeprocText&quot;:&quot;(Koch et al., 2021b; Sun et al., 2024b)&quot;,&quot;manualOverrideText&quot;:&quot;(Koch et al., 2021; Sun et al., 2024)&quot;},&quot;citationTag&quot;:&quot;MENDELEY_CITATION_v3_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&quot;,&quot;citationItems&quot;:[{&quot;id&quot;:&quot;992d73fd-54a6-33da-99dd-6db2dcbce49b&quot;,&quot;itemData&quot;:{&quot;type&quot;:&quot;article-journal&quot;,&quot;id&quot;:&quot;992d73fd-54a6-33da-99dd-6db2dcbce49b&quot;,&quot;title&quot;:&quot;Career patterns in self-employment and career success&quot;,&quot;groupId&quot;:&quot;10aa411c-0982-3ff2-ae0d-276d5d70c72e&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container-title-short&quot;:&quot;J. Bus. Ventur.&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isTemporary&quot;:false},{&quot;id&quot;:&quot;5fe5f3b9-2c7e-3d60-9acd-5aa6ddec5cdf&quot;,&quot;itemData&quot;:{&quot;type&quot;:&quot;article-journal&quot;,&quot;id&quot;:&quot;5fe5f3b9-2c7e-3d60-9acd-5aa6ddec5cdf&quot;,&quot;title&quot;:&quot;The career history of Chinese entrepreneurs and their life outcomes: a life history study using sequence analysis&quot;,&quot;groupId&quot;:&quot;10aa411c-0982-3ff2-ae0d-276d5d70c72e&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citationID&quot;:&quot;MENDELEY_CITATION_daabc4d4-f829-4043-8cd3-52828265d64b&quot;,&quot;properties&quot;:{&quot;noteIndex&quot;:0},&quot;isEdited&quot;:false,&quot;manualOverride&quot;:{&quot;isManuallyOverridden&quot;:true,&quot;citeprocText&quot;:&quot;(Bay &amp;#38; Koster, 2023b; Beusch &amp;#38; van Soest, 2020b)&quot;,&quot;manualOverrideText&quot;:&quot;(Beusch &amp; van Soest, 2020)(Beusch &amp; van Soest, 2020)(Beusch &amp; van Soest, 2020)&quot;},&quot;citationTag&quot;:&quot;MENDELEY_CITATION_v3_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&quot;,&quot;citationItems&quot;:[{&quot;id&quot;:&quot;1d0d1b5f-bc55-3c92-8571-0434e5e436e8&quot;,&quot;itemData&quot;:{&quot;type&quot;:&quot;paper-conference&quot;,&quot;id&quot;:&quot;1d0d1b5f-bc55-3c92-8571-0434e5e436e8&quot;,&quot;title&quot;:&quot;Self-employment career patterns in the Netherlands: exploring individual and regional differences&quot;,&quot;groupId&quot;:&quot;10aa411c-0982-3ff2-ae0d-276d5d70c72e&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isTemporary&quot;:false},{&quot;id&quot;:&quot;aa581ea4-ac25-36c2-85ba-d74c3a12cb70&quot;,&quot;itemData&quot;:{&quot;type&quot;:&quot;article-journal&quot;,&quot;id&quot;:&quot;aa581ea4-ac25-36c2-85ba-d74c3a12cb70&quot;,&quot;title&quot;:&quot;Labour Market Trajectories of the Self-employed in the Netherlands&quot;,&quot;groupId&quot;:&quot;10aa411c-0982-3ff2-ae0d-276d5d70c72e&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isTemporary&quot;:false}]},{&quot;citationID&quot;:&quot;MENDELEY_CITATION_87ae0021-91f0-49fa-a5c1-c602a38c0ca7&quot;,&quot;properties&quot;:{&quot;noteIndex&quot;:0},&quot;isEdited&quot;:false,&quot;manualOverride&quot;:{&quot;isManuallyOverridden&quot;:true,&quot;citeprocText&quot;:&quot;(Koch et al., 2021a)&quot;,&quot;manualOverrideText&quot;:&quot;(Koch et al., 2021)&quot;},&quot;citationTag&quot;:&quot;MENDELEY_CITATION_v3_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&quot;,&quot;citationItems&quot;:[{&quot;id&quot;:&quot;0cda7557-78e9-3a9a-a3be-425caa92519b&quot;,&quot;itemData&quot;:{&quot;type&quot;:&quot;article-journal&quot;,&quot;id&quot;:&quot;0cda7557-78e9-3a9a-a3be-425caa92519b&quot;,&quot;title&quot;:&quot;Career patterns in self-employment and career success&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container-title-short&quot;:&quot;J. Bus. Ventur.&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isTemporary&quot;:false}]},{&quot;citationID&quot;:&quot;MENDELEY_CITATION_af152fd8-fbd3-4362-9bc7-065ae107572f&quot;,&quot;properties&quot;:{&quot;noteIndex&quot;:0},&quot;isEdited&quot;:false,&quot;manualOverride&quot;:{&quot;isManuallyOverridden&quot;:false,&quot;citeprocText&quot;:&quot;(Sun et al., 2024a)&quot;,&quot;manualOverrideText&quot;:&quot;&quot;},&quot;citationTag&quot;:&quot;MENDELEY_CITATION_v3_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LCJzdXBwcmVzcy1hdXRob3IiOmZhbHNlLCJjb21wb3NpdGUiOmZhbHNlLCJhdXRob3Itb25seSI6ZmFsc2V9XX0=&quot;,&quot;citationItems&quot;:[{&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suppress-author&quot;:false,&quot;composite&quot;:false,&quot;author-only&quot;:false}]},{&quot;citationID&quot;:&quot;MENDELEY_CITATION_760a179e-9336-4697-ab11-15fb6bacfb01&quot;,&quot;properties&quot;:{&quot;noteIndex&quot;:0},&quot;isEdited&quot;:false,&quot;manualOverride&quot;:{&quot;isManuallyOverridden&quot;:false,&quot;citeprocText&quot;:&quot;(Bay &amp;#38; Koster, 2023a; Beusch &amp;#38; van Soest, 2020a)&quot;,&quot;manualOverrideText&quot;:&quot;&quot;},&quot;citationTag&quot;:&quot;MENDELEY_CITATION_v3_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V19&quot;,&quot;citationItems&quot;:[{&quot;id&quot;:&quot;2c4ce867-63ee-3583-92aa-a380ca8c46b3&quot;,&quot;itemData&quot;:{&quot;type&quot;:&quot;article-journal&quot;,&quot;id&quot;:&quot;2c4ce867-63ee-3583-92aa-a380ca8c46b3&quot;,&quot;title&quot;:&quot;Labour Market Trajectories of the Self-employed in the Netherlands&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citationID&quot;:&quot;MENDELEY_CITATION_419c6c8d-82e3-4af9-85a5-796de95632ff&quot;,&quot;properties&quot;:{&quot;noteIndex&quot;:0},&quot;isEdited&quot;:false,&quot;manualOverride&quot;:{&quot;isManuallyOverridden&quot;:true,&quot;citeprocText&quot;:&quot;(Beusch &amp;#38; van Soest, 2020b)&quot;,&quot;manualOverrideText&quot;:&quot;(Beusch &amp; van Soest, 2020)&quot;},&quot;citationTag&quot;:&quot;MENDELEY_CITATION_v3_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&quot;,&quot;citationItems&quot;:[{&quot;id&quot;:&quot;aa581ea4-ac25-36c2-85ba-d74c3a12cb70&quot;,&quot;itemData&quot;:{&quot;type&quot;:&quot;article-journal&quot;,&quot;id&quot;:&quot;aa581ea4-ac25-36c2-85ba-d74c3a12cb70&quot;,&quot;title&quot;:&quot;Labour Market Trajectories of the Self-employed in the Netherlands&quot;,&quot;groupId&quot;:&quot;10aa411c-0982-3ff2-ae0d-276d5d70c72e&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isTemporary&quot;:false}]},{&quot;citationID&quot;:&quot;MENDELEY_CITATION_6bc43b78-aea1-483f-8cd1-c482a2e694f3&quot;,&quot;properties&quot;:{&quot;noteIndex&quot;:0},&quot;isEdited&quot;:false,&quot;manualOverride&quot;:{&quot;isManuallyOverridden&quot;:true,&quot;citeprocText&quot;:&quot;(Bay &amp;#38; Koster, 2023b)&quot;,&quot;manualOverrideText&quot;:&quot;(Bay &amp; Koster, 2023)&quot;},&quot;citationTag&quot;:&quot;MENDELEY_CITATION_v3_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J9LCJpc1RlbXBvcmFyeSI6ZmFsc2V9XX0=&quot;,&quot;citationItems&quot;:[{&quot;id&quot;:&quot;1d0d1b5f-bc55-3c92-8571-0434e5e436e8&quot;,&quot;itemData&quot;:{&quot;type&quot;:&quot;paper-conference&quot;,&quot;id&quot;:&quot;1d0d1b5f-bc55-3c92-8571-0434e5e436e8&quot;,&quot;title&quot;:&quot;Self-employment career patterns in the Netherlands: exploring individual and regional differences&quot;,&quot;groupId&quot;:&quot;10aa411c-0982-3ff2-ae0d-276d5d70c72e&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isTemporary&quot;:false}]},{&quot;citationID&quot;:&quot;MENDELEY_CITATION_2ba379b1-546b-4ac7-b7e7-e8cf7bd01d4d&quot;,&quot;properties&quot;:{&quot;noteIndex&quot;:0},&quot;isEdited&quot;:false,&quot;manualOverride&quot;:{&quot;isManuallyOverridden&quot;:true,&quot;citeprocText&quot;:&quot;(Bay &amp;#38; Koster, 2023b; Beusch &amp;#38; van Soest, 2020b)&quot;,&quot;manualOverrideText&quot;:&quot;(Bay &amp; Koster, 2023; Beusch &amp; van Soest, 2020)&quot;},&quot;citationTag&quot;:&quot;MENDELEY_CITATION_v3_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&quot;,&quot;citationItems&quot;:[{&quot;id&quot;:&quot;1d0d1b5f-bc55-3c92-8571-0434e5e436e8&quot;,&quot;itemData&quot;:{&quot;type&quot;:&quot;paper-conference&quot;,&quot;id&quot;:&quot;1d0d1b5f-bc55-3c92-8571-0434e5e436e8&quot;,&quot;title&quot;:&quot;Self-employment career patterns in the Netherlands: exploring individual and regional differences&quot;,&quot;groupId&quot;:&quot;10aa411c-0982-3ff2-ae0d-276d5d70c72e&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isTemporary&quot;:false},{&quot;id&quot;:&quot;aa581ea4-ac25-36c2-85ba-d74c3a12cb70&quot;,&quot;itemData&quot;:{&quot;type&quot;:&quot;article-journal&quot;,&quot;id&quot;:&quot;aa581ea4-ac25-36c2-85ba-d74c3a12cb70&quot;,&quot;title&quot;:&quot;Labour Market Trajectories of the Self-employed in the Netherlands&quot;,&quot;groupId&quot;:&quot;10aa411c-0982-3ff2-ae0d-276d5d70c72e&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isTemporary&quot;:false}]},{&quot;citationID&quot;:&quot;MENDELEY_CITATION_a4219d30-05c6-4a29-aaf6-42f9bda3cad7&quot;,&quot;properties&quot;:{&quot;noteIndex&quot;:0},&quot;isEdited&quot;:false,&quot;manualOverride&quot;:{&quot;isManuallyOverridden&quot;:false,&quot;citeprocText&quot;:&quot;(Beusch &amp;#38; van Soest, 2020b)&quot;,&quot;manualOverrideText&quot;:&quot;&quot;},&quot;citationTag&quot;:&quot;MENDELEY_CITATION_v3_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&quot;,&quot;citationItems&quot;:[{&quot;id&quot;:&quot;aa581ea4-ac25-36c2-85ba-d74c3a12cb70&quot;,&quot;itemData&quot;:{&quot;type&quot;:&quot;article-journal&quot;,&quot;id&quot;:&quot;aa581ea4-ac25-36c2-85ba-d74c3a12cb70&quot;,&quot;title&quot;:&quot;Labour Market Trajectories of the Self-employed in the Netherlands&quot;,&quot;groupId&quot;:&quot;10aa411c-0982-3ff2-ae0d-276d5d70c72e&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isTemporary&quot;:false}]},{&quot;citationID&quot;:&quot;MENDELEY_CITATION_d066d2fa-14f8-4c21-b9ee-af44d53320ac&quot;,&quot;properties&quot;:{&quot;noteIndex&quot;:0},&quot;isEdited&quot;:false,&quot;manualOverride&quot;:{&quot;isManuallyOverridden&quot;:true,&quot;citeprocText&quot;:&quot;(Bay &amp;#38; Koster, 2023b)&quot;,&quot;manualOverrideText&quot;:&quot;(Bay &amp; Koster, 2023)&quot;},&quot;citationTag&quot;:&quot;MENDELEY_CITATION_v3_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J9LCJpc1RlbXBvcmFyeSI6ZmFsc2V9XX0=&quot;,&quot;citationItems&quot;:[{&quot;id&quot;:&quot;1d0d1b5f-bc55-3c92-8571-0434e5e436e8&quot;,&quot;itemData&quot;:{&quot;type&quot;:&quot;paper-conference&quot;,&quot;id&quot;:&quot;1d0d1b5f-bc55-3c92-8571-0434e5e436e8&quot;,&quot;title&quot;:&quot;Self-employment career patterns in the Netherlands: exploring individual and regional differences&quot;,&quot;groupId&quot;:&quot;10aa411c-0982-3ff2-ae0d-276d5d70c72e&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isTemporary&quot;:false}]},{&quot;citationID&quot;:&quot;MENDELEY_CITATION_928e0d42-f716-4cae-badf-e826206df7da&quot;,&quot;properties&quot;:{&quot;noteIndex&quot;:0},&quot;isEdited&quot;:false,&quot;manualOverride&quot;:{&quot;isManuallyOverridden&quot;:true,&quot;citeprocText&quot;:&quot;(Beusch &amp;#38; van Soest, 2020b)&quot;,&quot;manualOverrideText&quot;:&quot;(Beusch &amp; van Soest, 2020)&quot;},&quot;citationTag&quot;:&quot;MENDELEY_CITATION_v3_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&quot;,&quot;citationItems&quot;:[{&quot;id&quot;:&quot;aa581ea4-ac25-36c2-85ba-d74c3a12cb70&quot;,&quot;itemData&quot;:{&quot;type&quot;:&quot;article-journal&quot;,&quot;id&quot;:&quot;aa581ea4-ac25-36c2-85ba-d74c3a12cb70&quot;,&quot;title&quot;:&quot;Labour Market Trajectories of the Self-employed in the Netherlands&quot;,&quot;groupId&quot;:&quot;10aa411c-0982-3ff2-ae0d-276d5d70c72e&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isTemporary&quot;:false}]},{&quot;citationID&quot;:&quot;MENDELEY_CITATION_5de57704-803c-4101-9cfd-7d400ae4ec11&quot;,&quot;properties&quot;:{&quot;noteIndex&quot;:0},&quot;isEdited&quot;:false,&quot;manualOverride&quot;:{&quot;isManuallyOverridden&quot;:false,&quot;citeprocText&quot;:&quot;(Bay &amp;#38; Koster, 2023a; Beusch &amp;#38; van Soest, 2020a; Sun et al., 2024a)&quot;,&quot;manualOverrideText&quot;:&quot;&quot;},&quot;citationTag&quot;:&quot;MENDELEY_CITATION_v3_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fV19&quot;,&quot;citationItems&quot;:[{&quot;id&quot;:&quot;2c4ce867-63ee-3583-92aa-a380ca8c46b3&quot;,&quot;itemData&quot;:{&quot;type&quot;:&quot;article-journal&quot;,&quot;id&quot;:&quot;2c4ce867-63ee-3583-92aa-a380ca8c46b3&quot;,&quot;title&quot;:&quot;Labour Market Trajectories of the Self-employed in the Netherlands&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citationID&quot;:&quot;MENDELEY_CITATION_d7ff8094-6bd3-4dc6-ae6d-5f2b5ceb0b42&quot;,&quot;properties&quot;:{&quot;noteIndex&quot;:0},&quot;isEdited&quot;:false,&quot;manualOverride&quot;:{&quot;isManuallyOverridden&quot;:false,&quot;citeprocText&quot;:&quot;(Bay &amp;#38; Koster, 2023a; Beusch &amp;#38; van Soest, 2020a)&quot;,&quot;manualOverrideText&quot;:&quot;&quot;},&quot;citationTag&quot;:&quot;MENDELEY_CITATION_v3_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V19&quot;,&quot;citationItems&quot;:[{&quot;id&quot;:&quot;2c4ce867-63ee-3583-92aa-a380ca8c46b3&quot;,&quot;itemData&quot;:{&quot;type&quot;:&quot;article-journal&quot;,&quot;id&quot;:&quot;2c4ce867-63ee-3583-92aa-a380ca8c46b3&quot;,&quot;title&quot;:&quot;Labour Market Trajectories of the Self-employed in the Netherlands&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citationID&quot;:&quot;MENDELEY_CITATION_1b67c6af-e6b8-4c7b-9578-2ef7d9a2c241&quot;,&quot;properties&quot;:{&quot;noteIndex&quot;:0},&quot;isEdited&quot;:false,&quot;manualOverride&quot;:{&quot;isManuallyOverridden&quot;:false,&quot;citeprocText&quot;:&quot;(Sun et al., 2024a)&quot;,&quot;manualOverrideText&quot;:&quot;&quot;},&quot;citationTag&quot;:&quot;MENDELEY_CITATION_v3_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LCJzdXBwcmVzcy1hdXRob3IiOmZhbHNlLCJjb21wb3NpdGUiOmZhbHNlLCJhdXRob3Itb25seSI6ZmFsc2V9XX0=&quot;,&quot;citationItems&quot;:[{&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suppress-author&quot;:false,&quot;composite&quot;:false,&quot;author-only&quot;:false}]},{&quot;citationID&quot;:&quot;MENDELEY_CITATION_7ad59024-6585-46cd-84a4-60691eb90032&quot;,&quot;properties&quot;:{&quot;noteIndex&quot;:0},&quot;isEdited&quot;:false,&quot;manualOverride&quot;:{&quot;isManuallyOverridden&quot;:false,&quot;citeprocText&quot;:&quot;(Bay &amp;#38; Koster, 2023a)&quot;,&quot;manualOverrideText&quot;:&quot;&quot;},&quot;citationTag&quot;:&quot;MENDELEY_CITATION_v3_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V19&quot;,&quot;citationItems&quot;:[{&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citationID&quot;:&quot;MENDELEY_CITATION_7f054aef-737e-41cf-90ee-9fbadffe13a4&quot;,&quot;properties&quot;:{&quot;noteIndex&quot;:0},&quot;isEdited&quot;:false,&quot;manualOverride&quot;:{&quot;isManuallyOverridden&quot;:false,&quot;citeprocText&quot;:&quot;(Sun et al., 2024a)&quot;,&quot;manualOverrideText&quot;:&quot;&quot;},&quot;citationTag&quot;:&quot;MENDELEY_CITATION_v3_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fV19&quot;,&quot;citationItems&quot;:[{&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citationID&quot;:&quot;MENDELEY_CITATION_0f7280c9-73ad-406f-81c3-303ca93d6aea&quot;,&quot;properties&quot;:{&quot;noteIndex&quot;:0},&quot;isEdited&quot;:false,&quot;manualOverride&quot;:{&quot;isManuallyOverridden&quot;:false,&quot;citeprocText&quot;:&quot;(Koch et al., 2021a)&quot;,&quot;manualOverrideText&quot;:&quot;&quot;},&quot;citationTag&quot;:&quot;MENDELEY_CITATION_v3_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&quot;,&quot;citationItems&quot;:[{&quot;id&quot;:&quot;0cda7557-78e9-3a9a-a3be-425caa92519b&quot;,&quot;itemData&quot;:{&quot;type&quot;:&quot;article-journal&quot;,&quot;id&quot;:&quot;0cda7557-78e9-3a9a-a3be-425caa92519b&quot;,&quot;title&quot;:&quot;Career patterns in self-employment and career success&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container-title-short&quot;:&quot;J. Bus. Ventur.&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isTemporary&quot;:false}]},{&quot;citationID&quot;:&quot;MENDELEY_CITATION_82efee13-ae08-457b-80c7-af69feead998&quot;,&quot;properties&quot;:{&quot;noteIndex&quot;:0},&quot;isEdited&quot;:false,&quot;manualOverride&quot;:{&quot;isManuallyOverridden&quot;:false,&quot;citeprocText&quot;:&quot;(Sun et al., 2024a)&quot;,&quot;manualOverrideText&quot;:&quot;&quot;},&quot;citationTag&quot;:&quot;MENDELEY_CITATION_v3_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fV19&quot;,&quot;citationItems&quot;:[{&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citationID&quot;:&quot;MENDELEY_CITATION_da8ffcf4-e63d-4ee6-98ac-d35b21a9f8a9&quot;,&quot;properties&quot;:{&quot;noteIndex&quot;:0},&quot;isEdited&quot;:false,&quot;manualOverride&quot;:{&quot;isManuallyOverridden&quot;:false,&quot;citeprocText&quot;:&quot;(Binder, 2024)&quot;,&quot;manualOverrideText&quot;:&quot;&quot;},&quot;citationTag&quot;:&quot;MENDELEY_CITATION_v3_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&quot;,&quot;citationItems&quot;:[{&quot;id&quot;:&quot;976f2d86-c369-374e-813d-fcb13dbb5cc0&quot;,&quot;itemData&quot;:{&quot;type&quot;:&quot;article-journal&quot;,&quot;id&quot;:&quot;976f2d86-c369-374e-813d-fcb13dbb5cc0&quot;,&quot;title&quot;:&quot;Entrepreneurial worries: Self-employment and potential loss of well-being&quot;,&quot;author&quot;:[{&quot;family&quot;:&quot;Binder&quot;,&quot;given&quot;:&quot;Martin&quot;,&quot;parse-names&quot;:false,&quot;dropping-particle&quot;:&quot;&quot;,&quot;non-dropping-particle&quot;:&quot;&quot;}],&quot;container-title&quot;:&quot;Journal of Economic Psychology&quot;,&quot;container-title-short&quot;:&quot;J. Econ. Psychol.&quot;,&quot;DOI&quot;:&quot;10.1016/j.joep.2024.102773&quot;,&quot;ISSN&quot;:&quot;01674870&quot;,&quot;issued&quot;:{&quot;date-parts&quot;:[[2024,12,1]]},&quot;abstract&quot;:&quot;The relationship between self-employment and life satisfaction has been shown to be heterogeneous in the literature. This paper analyzes a channel through which lower well-being can come about for the self-employed, namely, their worries about their business (“entrepreneurial worries”). Using a two-way fixed effects estimator on German panel data (1984–2020), I find no overall effect of becoming self-employed on life satisfaction, and heterogeneity analysis shows that only those self-employed individuals who change from unemployment to self-employment report higher life satisfaction. Mediation analysis reveals that worries about one's financial situation (and, to some extent, job security) mediate the relationship between self-employment and life satisfaction. Life satisfaction decreases as self-employed individuals worry more about their financial situation as a result of becoming self-employed. Only if one does not worry about one's financial situation at all does self-employment contribute positively to life satisfaction.&quot;,&quot;publisher&quot;:&quot;Elsevier B.V.&quot;,&quot;volume&quot;:&quot;105&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509D86-44E9-4114-BFD9-BC58790423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4</Pages>
  <Words>1496</Words>
  <Characters>8082</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Pagotto</dc:creator>
  <cp:keywords/>
  <dc:description/>
  <cp:lastModifiedBy>Alef Santos</cp:lastModifiedBy>
  <cp:revision>39</cp:revision>
  <dcterms:created xsi:type="dcterms:W3CDTF">2026-03-03T16:48:00Z</dcterms:created>
  <dcterms:modified xsi:type="dcterms:W3CDTF">2026-03-13T19:04:00Z</dcterms:modified>
</cp:coreProperties>
</file>